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48BB1" w14:textId="74FDDDDA" w:rsidR="00152F67" w:rsidRPr="00320995" w:rsidRDefault="00E80D23" w:rsidP="00320995">
      <w:r w:rsidRPr="00B07A2D">
        <w:rPr>
          <w:noProof/>
        </w:rPr>
        <w:drawing>
          <wp:inline distT="0" distB="0" distL="0" distR="0" wp14:anchorId="29CC74D5" wp14:editId="23AAE3C0">
            <wp:extent cx="1143160" cy="447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816A5.tmp"/>
                    <pic:cNvPicPr/>
                  </pic:nvPicPr>
                  <pic:blipFill>
                    <a:blip r:embed="rId8">
                      <a:extLst>
                        <a:ext uri="{28A0092B-C50C-407E-A947-70E740481C1C}">
                          <a14:useLocalDpi xmlns:a14="http://schemas.microsoft.com/office/drawing/2010/main" val="0"/>
                        </a:ext>
                      </a:extLst>
                    </a:blip>
                    <a:stretch>
                      <a:fillRect/>
                    </a:stretch>
                  </pic:blipFill>
                  <pic:spPr>
                    <a:xfrm>
                      <a:off x="0" y="0"/>
                      <a:ext cx="1143160" cy="447737"/>
                    </a:xfrm>
                    <a:prstGeom prst="rect">
                      <a:avLst/>
                    </a:prstGeom>
                  </pic:spPr>
                </pic:pic>
              </a:graphicData>
            </a:graphic>
          </wp:inline>
        </w:drawing>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278"/>
        <w:gridCol w:w="8100"/>
      </w:tblGrid>
      <w:tr w:rsidR="00152F67" w:rsidRPr="006B761B" w14:paraId="1D016F04" w14:textId="77777777" w:rsidTr="00320995">
        <w:trPr>
          <w:trHeight w:val="153"/>
        </w:trPr>
        <w:tc>
          <w:tcPr>
            <w:tcW w:w="1278" w:type="dxa"/>
          </w:tcPr>
          <w:p w14:paraId="279FBDA6" w14:textId="32810000" w:rsidR="00152F67" w:rsidRPr="00320995" w:rsidRDefault="00152F67" w:rsidP="00320995">
            <w:pPr>
              <w:rPr>
                <w:rFonts w:eastAsiaTheme="minorHAnsi"/>
              </w:rPr>
            </w:pPr>
            <w:r w:rsidRPr="00320995">
              <w:rPr>
                <w:rFonts w:eastAsiaTheme="minorHAnsi"/>
              </w:rPr>
              <w:t>D</w:t>
            </w:r>
            <w:r w:rsidR="006654BD">
              <w:rPr>
                <w:rFonts w:eastAsiaTheme="minorHAnsi"/>
              </w:rPr>
              <w:t>ate</w:t>
            </w:r>
            <w:r w:rsidRPr="00320995">
              <w:rPr>
                <w:rFonts w:eastAsiaTheme="minorHAnsi"/>
              </w:rPr>
              <w:t xml:space="preserve">: </w:t>
            </w:r>
          </w:p>
        </w:tc>
        <w:tc>
          <w:tcPr>
            <w:tcW w:w="8100" w:type="dxa"/>
          </w:tcPr>
          <w:p w14:paraId="363B538F" w14:textId="1F7A220A" w:rsidR="00152F67" w:rsidRPr="00320995" w:rsidRDefault="006654BD" w:rsidP="00320995">
            <w:pPr>
              <w:rPr>
                <w:rFonts w:eastAsiaTheme="minorHAnsi"/>
              </w:rPr>
            </w:pPr>
            <w:r>
              <w:rPr>
                <w:rFonts w:eastAsiaTheme="minorHAnsi"/>
              </w:rPr>
              <w:t>August 26, 2019</w:t>
            </w:r>
          </w:p>
        </w:tc>
      </w:tr>
      <w:tr w:rsidR="00152F67" w:rsidRPr="006B761B" w14:paraId="58252627" w14:textId="77777777" w:rsidTr="00320995">
        <w:trPr>
          <w:trHeight w:val="153"/>
        </w:trPr>
        <w:tc>
          <w:tcPr>
            <w:tcW w:w="1278" w:type="dxa"/>
          </w:tcPr>
          <w:p w14:paraId="5B0CACAA" w14:textId="7E5A2975" w:rsidR="00152F67" w:rsidRPr="00320995" w:rsidRDefault="00152F67" w:rsidP="00320995">
            <w:pPr>
              <w:rPr>
                <w:rFonts w:eastAsiaTheme="minorHAnsi"/>
              </w:rPr>
            </w:pPr>
            <w:r w:rsidRPr="00320995">
              <w:rPr>
                <w:rFonts w:eastAsiaTheme="minorHAnsi"/>
              </w:rPr>
              <w:t>T</w:t>
            </w:r>
            <w:r w:rsidR="006654BD">
              <w:rPr>
                <w:rFonts w:eastAsiaTheme="minorHAnsi"/>
              </w:rPr>
              <w:t>o</w:t>
            </w:r>
            <w:r w:rsidRPr="00320995">
              <w:rPr>
                <w:rFonts w:eastAsiaTheme="minorHAnsi"/>
              </w:rPr>
              <w:t xml:space="preserve">: </w:t>
            </w:r>
          </w:p>
        </w:tc>
        <w:tc>
          <w:tcPr>
            <w:tcW w:w="8100" w:type="dxa"/>
          </w:tcPr>
          <w:p w14:paraId="1048E927" w14:textId="74E96AE3" w:rsidR="00152F67" w:rsidRPr="00320995" w:rsidRDefault="006654BD" w:rsidP="00320995">
            <w:pPr>
              <w:rPr>
                <w:rFonts w:eastAsiaTheme="minorHAnsi"/>
              </w:rPr>
            </w:pPr>
            <w:r>
              <w:rPr>
                <w:rFonts w:eastAsiaTheme="minorHAnsi"/>
              </w:rPr>
              <w:t>Stephen Lake, CEO</w:t>
            </w:r>
          </w:p>
        </w:tc>
      </w:tr>
      <w:tr w:rsidR="00152F67" w:rsidRPr="006B761B" w14:paraId="232B3A70" w14:textId="77777777" w:rsidTr="00320995">
        <w:trPr>
          <w:trHeight w:val="153"/>
        </w:trPr>
        <w:tc>
          <w:tcPr>
            <w:tcW w:w="1278" w:type="dxa"/>
          </w:tcPr>
          <w:p w14:paraId="24358DB9" w14:textId="3D4EDDF1" w:rsidR="00152F67" w:rsidRPr="00320995" w:rsidRDefault="00152F67" w:rsidP="00320995">
            <w:pPr>
              <w:rPr>
                <w:rFonts w:eastAsiaTheme="minorHAnsi"/>
              </w:rPr>
            </w:pPr>
            <w:r w:rsidRPr="00320995">
              <w:rPr>
                <w:rFonts w:eastAsiaTheme="minorHAnsi"/>
              </w:rPr>
              <w:t>F</w:t>
            </w:r>
            <w:r w:rsidR="006654BD">
              <w:rPr>
                <w:rFonts w:eastAsiaTheme="minorHAnsi"/>
              </w:rPr>
              <w:t>rom</w:t>
            </w:r>
            <w:r w:rsidRPr="00320995">
              <w:rPr>
                <w:rFonts w:eastAsiaTheme="minorHAnsi"/>
              </w:rPr>
              <w:t xml:space="preserve">: </w:t>
            </w:r>
          </w:p>
        </w:tc>
        <w:tc>
          <w:tcPr>
            <w:tcW w:w="8100" w:type="dxa"/>
          </w:tcPr>
          <w:p w14:paraId="358AA6BC" w14:textId="4EBFB3D7" w:rsidR="00152F67" w:rsidRPr="00320995" w:rsidRDefault="006654BD" w:rsidP="00320995">
            <w:pPr>
              <w:rPr>
                <w:rFonts w:eastAsiaTheme="minorHAnsi"/>
              </w:rPr>
            </w:pPr>
            <w:r>
              <w:rPr>
                <w:rFonts w:eastAsiaTheme="minorHAnsi"/>
              </w:rPr>
              <w:t>Christina Headley</w:t>
            </w:r>
            <w:r w:rsidR="00152F67" w:rsidRPr="00320995">
              <w:rPr>
                <w:rFonts w:eastAsiaTheme="minorHAnsi"/>
              </w:rPr>
              <w:t>, C</w:t>
            </w:r>
            <w:r>
              <w:rPr>
                <w:rFonts w:eastAsiaTheme="minorHAnsi"/>
              </w:rPr>
              <w:t>ommunications Manager</w:t>
            </w:r>
            <w:r w:rsidR="00152F67" w:rsidRPr="00320995">
              <w:rPr>
                <w:rFonts w:eastAsiaTheme="minorHAnsi"/>
              </w:rPr>
              <w:t xml:space="preserve"> </w:t>
            </w:r>
          </w:p>
        </w:tc>
      </w:tr>
      <w:tr w:rsidR="00152F67" w:rsidRPr="006B761B" w14:paraId="715AC2BB" w14:textId="77777777" w:rsidTr="00320995">
        <w:trPr>
          <w:trHeight w:val="153"/>
        </w:trPr>
        <w:tc>
          <w:tcPr>
            <w:tcW w:w="1278" w:type="dxa"/>
          </w:tcPr>
          <w:p w14:paraId="4C6DA0BF" w14:textId="6DF5B075" w:rsidR="00152F67" w:rsidRPr="00320995" w:rsidRDefault="00152F67" w:rsidP="00320995">
            <w:pPr>
              <w:rPr>
                <w:rFonts w:eastAsiaTheme="minorHAnsi"/>
              </w:rPr>
            </w:pPr>
            <w:r w:rsidRPr="00320995">
              <w:rPr>
                <w:rFonts w:eastAsiaTheme="minorHAnsi"/>
              </w:rPr>
              <w:t>S</w:t>
            </w:r>
            <w:r w:rsidR="006654BD">
              <w:rPr>
                <w:rFonts w:eastAsiaTheme="minorHAnsi"/>
              </w:rPr>
              <w:t>ubject</w:t>
            </w:r>
            <w:r w:rsidRPr="00320995">
              <w:rPr>
                <w:rFonts w:eastAsiaTheme="minorHAnsi"/>
              </w:rPr>
              <w:t xml:space="preserve">: </w:t>
            </w:r>
          </w:p>
        </w:tc>
        <w:tc>
          <w:tcPr>
            <w:tcW w:w="8100" w:type="dxa"/>
          </w:tcPr>
          <w:p w14:paraId="24BC92DC" w14:textId="0205B525" w:rsidR="00152F67" w:rsidRPr="00320995" w:rsidRDefault="00152F67" w:rsidP="00320995">
            <w:pPr>
              <w:rPr>
                <w:rFonts w:eastAsiaTheme="minorHAnsi"/>
              </w:rPr>
            </w:pPr>
            <w:r w:rsidRPr="00320995">
              <w:rPr>
                <w:rFonts w:eastAsiaTheme="minorHAnsi"/>
              </w:rPr>
              <w:t xml:space="preserve">White Paper: </w:t>
            </w:r>
            <w:r w:rsidR="006654BD" w:rsidRPr="006654BD">
              <w:rPr>
                <w:rFonts w:eastAsiaTheme="minorHAnsi"/>
              </w:rPr>
              <w:t>North Focals Smart Glasses</w:t>
            </w:r>
          </w:p>
        </w:tc>
      </w:tr>
    </w:tbl>
    <w:p w14:paraId="2A435AC4" w14:textId="77777777" w:rsidR="00320995" w:rsidRDefault="00320995" w:rsidP="001A4F9D">
      <w:pPr>
        <w:pStyle w:val="Heading1"/>
      </w:pPr>
    </w:p>
    <w:p w14:paraId="5FE49ED9" w14:textId="3A252B63" w:rsidR="00E80D23" w:rsidRPr="001A4F9D" w:rsidRDefault="00E80D23" w:rsidP="001A4F9D">
      <w:pPr>
        <w:pStyle w:val="Heading1"/>
      </w:pPr>
      <w:r w:rsidRPr="001A4F9D">
        <w:t xml:space="preserve">Executive Summary: </w:t>
      </w:r>
      <w:r w:rsidR="00A96DA5">
        <w:t>T</w:t>
      </w:r>
      <w:r w:rsidR="00A96DA5" w:rsidRPr="001A4F9D">
        <w:t xml:space="preserve">he </w:t>
      </w:r>
      <w:r w:rsidRPr="001A4F9D">
        <w:t>North Focals Opportunity</w:t>
      </w:r>
    </w:p>
    <w:p w14:paraId="10EC690D" w14:textId="77777777" w:rsidR="00152F67" w:rsidRPr="006B761B" w:rsidRDefault="00152F67" w:rsidP="001A4F9D">
      <w:pPr>
        <w:pStyle w:val="Heading2"/>
      </w:pPr>
    </w:p>
    <w:p w14:paraId="24E76B0C" w14:textId="11D5BF83" w:rsidR="00C97D9B" w:rsidRPr="001A4F9D" w:rsidRDefault="00E80D23" w:rsidP="001A4F9D">
      <w:pPr>
        <w:pStyle w:val="Heading2"/>
      </w:pPr>
      <w:r w:rsidRPr="001A4F9D">
        <w:t xml:space="preserve">Background: North Focals and the Future of </w:t>
      </w:r>
      <w:r w:rsidR="00DD3789" w:rsidRPr="001A4F9D">
        <w:t>Wearable</w:t>
      </w:r>
      <w:r w:rsidRPr="001A4F9D">
        <w:t xml:space="preserve"> Technology</w:t>
      </w:r>
      <w:sdt>
        <w:sdtPr>
          <w:id w:val="-327828739"/>
          <w:citation/>
        </w:sdtPr>
        <w:sdtContent>
          <w:r w:rsidR="00BF25AE" w:rsidRPr="001A4F9D">
            <w:fldChar w:fldCharType="begin"/>
          </w:r>
          <w:r w:rsidR="00BF25AE" w:rsidRPr="001A4F9D">
            <w:instrText xml:space="preserve"> CITATION Nor19 \l 1033 </w:instrText>
          </w:r>
          <w:r w:rsidR="00BF25AE" w:rsidRPr="001A4F9D">
            <w:fldChar w:fldCharType="separate"/>
          </w:r>
          <w:r w:rsidR="00BC1624">
            <w:rPr>
              <w:noProof/>
            </w:rPr>
            <w:t xml:space="preserve"> </w:t>
          </w:r>
          <w:r w:rsidR="00BC1624" w:rsidRPr="00BC1624">
            <w:rPr>
              <w:noProof/>
            </w:rPr>
            <w:t>[1]</w:t>
          </w:r>
          <w:r w:rsidR="00BF25AE" w:rsidRPr="001A4F9D">
            <w:fldChar w:fldCharType="end"/>
          </w:r>
        </w:sdtContent>
      </w:sdt>
    </w:p>
    <w:p w14:paraId="2C7DF78D" w14:textId="77777777" w:rsidR="00C97D9B" w:rsidRPr="006B761B" w:rsidRDefault="00C97D9B"/>
    <w:p w14:paraId="377DF1DD" w14:textId="115BE7E1" w:rsidR="004843A2" w:rsidRDefault="00C97D9B" w:rsidP="004843A2">
      <w:r w:rsidRPr="006B761B">
        <w:t>The start-up company North Inc. was founded in 2012 by three graduates of the University of Waterloo</w:t>
      </w:r>
      <w:r w:rsidR="00BF25AE" w:rsidRPr="006B761B">
        <w:t xml:space="preserve"> engineering mechatronics program </w:t>
      </w:r>
      <w:sdt>
        <w:sdtPr>
          <w:id w:val="1876115172"/>
          <w:citation/>
        </w:sdtPr>
        <w:sdtContent>
          <w:r w:rsidR="00BF25AE" w:rsidRPr="00320995">
            <w:fldChar w:fldCharType="begin"/>
          </w:r>
          <w:r w:rsidR="00152F67" w:rsidRPr="006B761B">
            <w:instrText xml:space="preserve">CITATION Cal19 \l 1033 </w:instrText>
          </w:r>
          <w:r w:rsidR="00BF25AE" w:rsidRPr="00320995">
            <w:fldChar w:fldCharType="separate"/>
          </w:r>
          <w:r w:rsidR="00BC1624">
            <w:rPr>
              <w:noProof/>
            </w:rPr>
            <w:t>[2]</w:t>
          </w:r>
          <w:r w:rsidR="00BF25AE" w:rsidRPr="00320995">
            <w:fldChar w:fldCharType="end"/>
          </w:r>
        </w:sdtContent>
      </w:sdt>
      <w:r w:rsidRPr="006B761B">
        <w:t xml:space="preserve">. Their first product, the </w:t>
      </w:r>
      <w:proofErr w:type="spellStart"/>
      <w:r w:rsidRPr="006B761B">
        <w:t>Myo</w:t>
      </w:r>
      <w:proofErr w:type="spellEnd"/>
      <w:r w:rsidRPr="006B761B">
        <w:t xml:space="preserve"> armband, was an innovative wearable device that used gesture control to operate presentation software. </w:t>
      </w:r>
      <w:r w:rsidR="004843A2">
        <w:t>When North co-founders tested Google Glass, they were</w:t>
      </w:r>
    </w:p>
    <w:p w14:paraId="75B47C0E" w14:textId="77777777" w:rsidR="004843A2" w:rsidRDefault="004843A2" w:rsidP="004843A2">
      <w:r>
        <w:t>determined to create a better pair of smart glasses—one that people would want to</w:t>
      </w:r>
    </w:p>
    <w:p w14:paraId="778EAAAB" w14:textId="41043E01" w:rsidR="00C97D9B" w:rsidRPr="006B761B" w:rsidRDefault="004843A2" w:rsidP="004843A2">
      <w:r>
        <w:t>wear and want to use</w:t>
      </w:r>
      <w:r w:rsidR="00BF25AE" w:rsidRPr="006B761B">
        <w:t xml:space="preserve"> </w:t>
      </w:r>
      <w:sdt>
        <w:sdtPr>
          <w:id w:val="1383213784"/>
          <w:citation/>
        </w:sdtPr>
        <w:sdtContent>
          <w:r w:rsidR="00152F67" w:rsidRPr="00320995">
            <w:fldChar w:fldCharType="begin"/>
          </w:r>
          <w:r w:rsidR="00152F67" w:rsidRPr="006B761B">
            <w:instrText xml:space="preserve">CITATION Goo18 \l 1033 </w:instrText>
          </w:r>
          <w:r w:rsidR="00152F67" w:rsidRPr="00320995">
            <w:fldChar w:fldCharType="separate"/>
          </w:r>
          <w:r w:rsidR="00BC1624">
            <w:rPr>
              <w:noProof/>
            </w:rPr>
            <w:t>[3]</w:t>
          </w:r>
          <w:r w:rsidR="00152F67" w:rsidRPr="00320995">
            <w:fldChar w:fldCharType="end"/>
          </w:r>
        </w:sdtContent>
      </w:sdt>
      <w:r w:rsidR="00152F67" w:rsidRPr="006B761B">
        <w:t>.</w:t>
      </w:r>
      <w:r w:rsidR="00C97D9B" w:rsidRPr="006B761B">
        <w:t xml:space="preserve"> </w:t>
      </w:r>
    </w:p>
    <w:p w14:paraId="37366925" w14:textId="77777777" w:rsidR="00C97D9B" w:rsidRPr="006B761B" w:rsidRDefault="00C97D9B"/>
    <w:p w14:paraId="43183869" w14:textId="6DF04476" w:rsidR="00DE462B" w:rsidRDefault="00C97D9B" w:rsidP="00B07A2D">
      <w:r w:rsidRPr="006B761B">
        <w:t>North has received funding from the Canadian government, Intel, and the Amazon Alexa Fund.</w:t>
      </w:r>
      <w:r w:rsidRPr="00B07A2D">
        <w:t xml:space="preserve"> The company has grown to several hundred employees as it prepares to </w:t>
      </w:r>
      <w:r w:rsidR="00DE462B">
        <w:t>make the first pair of everyday</w:t>
      </w:r>
      <w:r w:rsidRPr="00B07A2D">
        <w:t xml:space="preserve"> smart</w:t>
      </w:r>
      <w:r w:rsidRPr="006B761B">
        <w:t xml:space="preserve"> glass</w:t>
      </w:r>
      <w:r w:rsidR="00DE462B">
        <w:t>es.</w:t>
      </w:r>
    </w:p>
    <w:p w14:paraId="4A51E638" w14:textId="77777777" w:rsidR="00C97D9B" w:rsidRPr="003F6F20" w:rsidRDefault="00C97D9B" w:rsidP="00320995"/>
    <w:p w14:paraId="2C45C5F3" w14:textId="64FBA14D" w:rsidR="00E80D23" w:rsidRDefault="00E80D23" w:rsidP="001A4F9D">
      <w:pPr>
        <w:pStyle w:val="Heading2"/>
      </w:pPr>
      <w:r w:rsidRPr="006B761B">
        <w:t xml:space="preserve">Summary: North Focals and the Future of </w:t>
      </w:r>
      <w:r w:rsidR="00DD3789" w:rsidRPr="006B761B">
        <w:t xml:space="preserve">Wearable </w:t>
      </w:r>
      <w:r w:rsidRPr="006B761B">
        <w:t>Technology</w:t>
      </w:r>
    </w:p>
    <w:p w14:paraId="153C1CD6" w14:textId="77777777" w:rsidR="000E354C" w:rsidRPr="003F6F20" w:rsidRDefault="000E354C" w:rsidP="00320995"/>
    <w:p w14:paraId="0BC7CEAD" w14:textId="727541C3" w:rsidR="00E80D23" w:rsidRPr="001A4F9D" w:rsidRDefault="00E80D23" w:rsidP="00135DBD">
      <w:pPr>
        <w:pStyle w:val="Heading3"/>
      </w:pPr>
      <w:r w:rsidRPr="001A4F9D">
        <w:t xml:space="preserve">Opportunity Analysis: </w:t>
      </w:r>
      <w:r w:rsidR="00DD3789" w:rsidRPr="001A4F9D">
        <w:t>Limitations of the Current Wearables Market</w:t>
      </w:r>
    </w:p>
    <w:p w14:paraId="7DDB6FD7" w14:textId="665E78A6" w:rsidR="007F251F" w:rsidRDefault="007F251F" w:rsidP="007F251F"/>
    <w:p w14:paraId="514767B9" w14:textId="5EDA5CB3" w:rsidR="007F251F" w:rsidRDefault="007F251F" w:rsidP="006E42F6">
      <w:r>
        <w:t xml:space="preserve">Wearable devices are relatively new, and unfortunately the </w:t>
      </w:r>
      <w:r w:rsidR="006E42F6">
        <w:t xml:space="preserve">design and </w:t>
      </w:r>
      <w:r>
        <w:t xml:space="preserve">features of these products </w:t>
      </w:r>
      <w:r w:rsidR="00DE462B">
        <w:t xml:space="preserve">can </w:t>
      </w:r>
      <w:r w:rsidR="006E42F6">
        <w:t>sometimes</w:t>
      </w:r>
      <w:r>
        <w:t xml:space="preserve"> reflect that. Although </w:t>
      </w:r>
      <w:r w:rsidR="006E42F6">
        <w:t>wearables</w:t>
      </w:r>
      <w:r>
        <w:t xml:space="preserve"> have the potential to change the way we interact with the world, consumers are slow to embrace </w:t>
      </w:r>
      <w:r w:rsidR="006E42F6">
        <w:t>them</w:t>
      </w:r>
      <w:r>
        <w:t xml:space="preserve">. </w:t>
      </w:r>
      <w:r w:rsidR="006E42F6">
        <w:t xml:space="preserve">We may see a wearable as simply a fitness device. We may have </w:t>
      </w:r>
      <w:r>
        <w:t>concerns</w:t>
      </w:r>
      <w:r w:rsidR="006E42F6">
        <w:t xml:space="preserve"> about privacy and high prices. And </w:t>
      </w:r>
      <w:r w:rsidR="004843A2">
        <w:rPr>
          <w:rFonts w:eastAsiaTheme="minorHAnsi" w:cs="Helvetica Neue"/>
          <w:color w:val="000000"/>
        </w:rPr>
        <w:t>we may not want to carry around an extra device when our smartphones have better features and get charged first</w:t>
      </w:r>
      <w:r w:rsidR="00F74437">
        <w:t>.</w:t>
      </w:r>
      <w:r w:rsidR="008400D6">
        <w:t xml:space="preserve"> After all, weren’t smartphones </w:t>
      </w:r>
      <w:r w:rsidR="00290799">
        <w:t>the</w:t>
      </w:r>
      <w:r w:rsidR="008400D6">
        <w:t xml:space="preserve"> reason we could stop wearing watches?</w:t>
      </w:r>
    </w:p>
    <w:p w14:paraId="332BD2C0" w14:textId="3340DA01" w:rsidR="006D7A45" w:rsidRDefault="006D7A45" w:rsidP="006E42F6"/>
    <w:p w14:paraId="59F8326D" w14:textId="13DA42E5" w:rsidR="006D7A45" w:rsidRPr="003F6F20" w:rsidRDefault="006D7A45" w:rsidP="00320995">
      <w:r>
        <w:t xml:space="preserve">We love how many features our smartphone offers, </w:t>
      </w:r>
      <w:r w:rsidR="00AB03D3">
        <w:t>and haven’t found a wearable that compares</w:t>
      </w:r>
      <w:r>
        <w:t>. And we don’t want to spend all our money to wear something that makes people look at us sideways.</w:t>
      </w:r>
    </w:p>
    <w:p w14:paraId="5BA7DE48" w14:textId="52076472" w:rsidR="000E354C" w:rsidRDefault="000E354C"/>
    <w:p w14:paraId="0B507CB2" w14:textId="6A5CBE72" w:rsidR="00E80D23" w:rsidRPr="006B761B" w:rsidRDefault="00E80D23" w:rsidP="00135DBD">
      <w:pPr>
        <w:pStyle w:val="Heading3"/>
      </w:pPr>
      <w:r w:rsidRPr="006B761B">
        <w:t xml:space="preserve">Opportunity Fulfillment: </w:t>
      </w:r>
      <w:r w:rsidR="00A96DA5">
        <w:t>A</w:t>
      </w:r>
      <w:r w:rsidR="00A96DA5" w:rsidRPr="006B761B">
        <w:t xml:space="preserve">n </w:t>
      </w:r>
      <w:r w:rsidRPr="006B761B">
        <w:t xml:space="preserve">Overview of North Focals </w:t>
      </w:r>
      <w:r w:rsidR="003F6F20">
        <w:t>Smart Glasses</w:t>
      </w:r>
    </w:p>
    <w:p w14:paraId="6DF00474" w14:textId="33288F38" w:rsidR="00E80D23" w:rsidRDefault="00E80D23" w:rsidP="00B07A2D"/>
    <w:p w14:paraId="66A26CBC" w14:textId="5B137B1D" w:rsidR="00C905D0" w:rsidRDefault="00C905D0" w:rsidP="00B07A2D">
      <w:r>
        <w:t xml:space="preserve">Focals are an </w:t>
      </w:r>
      <w:r>
        <w:t>eyewear</w:t>
      </w:r>
      <w:r>
        <w:t>-</w:t>
      </w:r>
      <w:r>
        <w:t>first approach to wearables</w:t>
      </w:r>
      <w:r w:rsidRPr="008A42F4">
        <w:rPr>
          <w:rFonts w:eastAsiaTheme="minorHAnsi" w:cs="Helvetica Neue"/>
          <w:color w:val="000000"/>
        </w:rPr>
        <w:t xml:space="preserve"> </w:t>
      </w:r>
      <w:r>
        <w:rPr>
          <w:rFonts w:eastAsiaTheme="minorHAnsi" w:cs="Helvetica Neue"/>
          <w:color w:val="000000"/>
        </w:rPr>
        <w:t>that will change the way you look at technology</w:t>
      </w:r>
      <w:r>
        <w:t xml:space="preserve">. They look like ordinary glasses, but </w:t>
      </w:r>
      <w:r>
        <w:t xml:space="preserve">hidden </w:t>
      </w:r>
      <w:r>
        <w:t>electronic</w:t>
      </w:r>
      <w:r>
        <w:t xml:space="preserve"> components </w:t>
      </w:r>
      <w:r>
        <w:t>provide personalized and discrete visual notifications that float in front of you. You can stay connected to your information, stay connected to the world around you, and leave your phone in your pocket.</w:t>
      </w:r>
    </w:p>
    <w:p w14:paraId="4D6E2F43" w14:textId="1717EE0A" w:rsidR="004C01D1" w:rsidRDefault="004C01D1" w:rsidP="00B07A2D"/>
    <w:p w14:paraId="2B4DFB9A" w14:textId="58F31FBF" w:rsidR="00312DD7" w:rsidRPr="00784C6D" w:rsidRDefault="004843A2" w:rsidP="00312DD7">
      <w:r>
        <w:rPr>
          <w:rFonts w:eastAsiaTheme="minorHAnsi" w:cs="Helvetica Neue"/>
          <w:color w:val="000000"/>
        </w:rPr>
        <w:t xml:space="preserve">Just like that feeling of awe you got from your first Blackberry or iPhone, Focals </w:t>
      </w:r>
      <w:r w:rsidR="00C905D0">
        <w:rPr>
          <w:rFonts w:eastAsiaTheme="minorHAnsi" w:cs="Helvetica Neue"/>
          <w:color w:val="000000"/>
        </w:rPr>
        <w:t xml:space="preserve">feel revolutionary, </w:t>
      </w:r>
      <w:r>
        <w:rPr>
          <w:rFonts w:eastAsiaTheme="minorHAnsi" w:cs="Helvetica Neue"/>
          <w:color w:val="000000"/>
        </w:rPr>
        <w:t>let</w:t>
      </w:r>
      <w:r w:rsidR="00C905D0">
        <w:rPr>
          <w:rFonts w:eastAsiaTheme="minorHAnsi" w:cs="Helvetica Neue"/>
          <w:color w:val="000000"/>
        </w:rPr>
        <w:t>ting</w:t>
      </w:r>
      <w:r>
        <w:rPr>
          <w:rFonts w:eastAsiaTheme="minorHAnsi" w:cs="Helvetica Neue"/>
          <w:color w:val="000000"/>
        </w:rPr>
        <w:t xml:space="preserve"> you do things you hadn’t imagined before. </w:t>
      </w:r>
      <w:r w:rsidR="00C905D0">
        <w:rPr>
          <w:rFonts w:eastAsiaTheme="minorHAnsi" w:cs="Helvetica Neue"/>
          <w:color w:val="000000"/>
        </w:rPr>
        <w:t xml:space="preserve">With </w:t>
      </w:r>
      <w:r>
        <w:rPr>
          <w:rFonts w:eastAsiaTheme="minorHAnsi" w:cs="Helvetica Neue"/>
          <w:color w:val="000000"/>
        </w:rPr>
        <w:t xml:space="preserve">dozens of </w:t>
      </w:r>
      <w:r w:rsidR="00C905D0">
        <w:rPr>
          <w:rFonts w:eastAsiaTheme="minorHAnsi" w:cs="Helvetica Neue"/>
          <w:color w:val="000000"/>
        </w:rPr>
        <w:t>impressive</w:t>
      </w:r>
      <w:r w:rsidR="00C905D0">
        <w:rPr>
          <w:rFonts w:eastAsiaTheme="minorHAnsi" w:cs="Helvetica Neue"/>
          <w:color w:val="000000"/>
        </w:rPr>
        <w:t xml:space="preserve"> </w:t>
      </w:r>
      <w:r w:rsidR="00C905D0">
        <w:rPr>
          <w:rFonts w:eastAsiaTheme="minorHAnsi" w:cs="Helvetica Neue"/>
          <w:color w:val="000000"/>
        </w:rPr>
        <w:t xml:space="preserve">and customizable </w:t>
      </w:r>
      <w:r>
        <w:rPr>
          <w:rFonts w:eastAsiaTheme="minorHAnsi" w:cs="Helvetica Neue"/>
          <w:color w:val="000000"/>
        </w:rPr>
        <w:t xml:space="preserve">features, </w:t>
      </w:r>
      <w:r w:rsidR="00C905D0">
        <w:rPr>
          <w:rFonts w:eastAsiaTheme="minorHAnsi" w:cs="Helvetica Neue"/>
          <w:color w:val="000000"/>
        </w:rPr>
        <w:t>y</w:t>
      </w:r>
      <w:r>
        <w:rPr>
          <w:rFonts w:eastAsiaTheme="minorHAnsi" w:cs="Helvetica Neue"/>
          <w:color w:val="000000"/>
        </w:rPr>
        <w:t xml:space="preserve">ou’ll feel like you’ve </w:t>
      </w:r>
      <w:r w:rsidR="00C905D0">
        <w:rPr>
          <w:rFonts w:eastAsiaTheme="minorHAnsi" w:cs="Helvetica Neue"/>
          <w:color w:val="000000"/>
        </w:rPr>
        <w:t>seeing the future</w:t>
      </w:r>
      <w:r w:rsidR="0001250E">
        <w:rPr>
          <w:rFonts w:eastAsiaTheme="minorHAnsi" w:cs="Helvetica Neue"/>
          <w:color w:val="000000"/>
        </w:rPr>
        <w:t xml:space="preserve">, while recalling a past </w:t>
      </w:r>
      <w:r w:rsidR="006D7A45">
        <w:t xml:space="preserve">where you </w:t>
      </w:r>
      <w:r w:rsidR="0001250E">
        <w:t>c</w:t>
      </w:r>
      <w:r w:rsidR="0001250E">
        <w:t>ould</w:t>
      </w:r>
      <w:r w:rsidR="0001250E">
        <w:t xml:space="preserve"> </w:t>
      </w:r>
      <w:r w:rsidR="006D7A45">
        <w:t>use your hands for something besides holding your phone.</w:t>
      </w:r>
    </w:p>
    <w:p w14:paraId="2C82A703" w14:textId="77777777" w:rsidR="00312DD7" w:rsidRPr="006B761B" w:rsidRDefault="00312DD7"/>
    <w:p w14:paraId="3EEC4002" w14:textId="5AF79988" w:rsidR="001D1AAF" w:rsidRPr="006B761B" w:rsidRDefault="00406306" w:rsidP="001A4F9D">
      <w:pPr>
        <w:pStyle w:val="Heading1"/>
      </w:pPr>
      <w:r w:rsidRPr="006B761B">
        <w:t>Consumer Electronics Industry Overview</w:t>
      </w:r>
    </w:p>
    <w:p w14:paraId="08605736" w14:textId="77777777" w:rsidR="000037DD" w:rsidRPr="006B761B" w:rsidRDefault="000037DD"/>
    <w:p w14:paraId="72FE54DB" w14:textId="77777777" w:rsidR="001D1AAF" w:rsidRPr="00135DBD" w:rsidRDefault="00406306" w:rsidP="00135DBD">
      <w:pPr>
        <w:pStyle w:val="Heading3"/>
      </w:pPr>
      <w:r w:rsidRPr="00135DBD">
        <w:t>Industry Description</w:t>
      </w:r>
    </w:p>
    <w:p w14:paraId="220A5623" w14:textId="77777777" w:rsidR="00D67A3E" w:rsidRPr="006B761B" w:rsidRDefault="00D67A3E"/>
    <w:p w14:paraId="01974ADF" w14:textId="5D10B046" w:rsidR="00020AAD" w:rsidRPr="006B761B" w:rsidRDefault="00406306">
      <w:r w:rsidRPr="006B761B">
        <w:t xml:space="preserve">The consumer electronics </w:t>
      </w:r>
      <w:r w:rsidRPr="006B761B">
        <w:rPr>
          <w:highlight w:val="white"/>
        </w:rPr>
        <w:t>(CE)</w:t>
      </w:r>
      <w:r w:rsidRPr="006B761B">
        <w:t xml:space="preserve"> industry includes electronic equipment purchased by individuals that is not for resale</w:t>
      </w:r>
      <w:sdt>
        <w:sdtPr>
          <w:id w:val="-151366518"/>
          <w:citation/>
        </w:sdtPr>
        <w:sdtContent>
          <w:r w:rsidR="00F95840" w:rsidRPr="00320995">
            <w:fldChar w:fldCharType="begin"/>
          </w:r>
          <w:r w:rsidR="00C30687" w:rsidRPr="006B761B">
            <w:instrText xml:space="preserve">CITATION IBI19 \l 1033 </w:instrText>
          </w:r>
          <w:r w:rsidR="00F95840" w:rsidRPr="00320995">
            <w:fldChar w:fldCharType="separate"/>
          </w:r>
          <w:r w:rsidR="00BC1624">
            <w:rPr>
              <w:noProof/>
            </w:rPr>
            <w:t xml:space="preserve"> [4]</w:t>
          </w:r>
          <w:r w:rsidR="00F95840" w:rsidRPr="00320995">
            <w:fldChar w:fldCharType="end"/>
          </w:r>
        </w:sdtContent>
      </w:sdt>
      <w:r w:rsidRPr="006B761B">
        <w:t>. These electronics are “</w:t>
      </w:r>
      <w:r w:rsidRPr="006B761B">
        <w:rPr>
          <w:highlight w:val="white"/>
        </w:rPr>
        <w:t>specifically designed for entertainment, communication</w:t>
      </w:r>
      <w:r w:rsidR="00336D75" w:rsidRPr="006B761B">
        <w:rPr>
          <w:highlight w:val="white"/>
        </w:rPr>
        <w:t>,</w:t>
      </w:r>
      <w:r w:rsidRPr="006B761B">
        <w:rPr>
          <w:highlight w:val="white"/>
        </w:rPr>
        <w:t xml:space="preserve"> or information purposes</w:t>
      </w:r>
      <w:sdt>
        <w:sdtPr>
          <w:rPr>
            <w:highlight w:val="white"/>
          </w:rPr>
          <w:id w:val="-2830839"/>
          <w:citation/>
        </w:sdtPr>
        <w:sdtContent>
          <w:r w:rsidR="00F95840" w:rsidRPr="00320995">
            <w:rPr>
              <w:highlight w:val="white"/>
            </w:rPr>
            <w:fldChar w:fldCharType="begin"/>
          </w:r>
          <w:r w:rsidR="00C30687" w:rsidRPr="006B761B">
            <w:rPr>
              <w:highlight w:val="white"/>
            </w:rPr>
            <w:instrText xml:space="preserve">CITATION Sta19 \l 1033 </w:instrText>
          </w:r>
          <w:r w:rsidR="00F95840" w:rsidRPr="00320995">
            <w:rPr>
              <w:highlight w:val="white"/>
            </w:rPr>
            <w:fldChar w:fldCharType="separate"/>
          </w:r>
          <w:r w:rsidR="00BC1624">
            <w:rPr>
              <w:noProof/>
              <w:highlight w:val="white"/>
            </w:rPr>
            <w:t xml:space="preserve"> </w:t>
          </w:r>
          <w:r w:rsidR="00BC1624" w:rsidRPr="00BC1624">
            <w:rPr>
              <w:noProof/>
              <w:highlight w:val="white"/>
            </w:rPr>
            <w:t>[5]</w:t>
          </w:r>
          <w:r w:rsidR="00F95840" w:rsidRPr="00320995">
            <w:rPr>
              <w:highlight w:val="white"/>
            </w:rPr>
            <w:fldChar w:fldCharType="end"/>
          </w:r>
        </w:sdtContent>
      </w:sdt>
      <w:r w:rsidRPr="006B761B">
        <w:rPr>
          <w:highlight w:val="white"/>
        </w:rPr>
        <w:t>.</w:t>
      </w:r>
      <w:r w:rsidRPr="006B761B">
        <w:t>” Items included in this industry change over time, and currently include mobile phones, televisions, computers, audio and video equipment, and wearable devices such as smartwatches and fitness bands</w:t>
      </w:r>
      <w:sdt>
        <w:sdtPr>
          <w:id w:val="342674930"/>
          <w:citation/>
        </w:sdtPr>
        <w:sdtContent>
          <w:r w:rsidR="0057249C" w:rsidRPr="00320995">
            <w:fldChar w:fldCharType="begin"/>
          </w:r>
          <w:r w:rsidR="0057249C" w:rsidRPr="006B761B">
            <w:instrText xml:space="preserve"> CITATION Sta191 \l 1033 </w:instrText>
          </w:r>
          <w:r w:rsidR="0057249C" w:rsidRPr="00320995">
            <w:fldChar w:fldCharType="separate"/>
          </w:r>
          <w:r w:rsidR="00BC1624">
            <w:rPr>
              <w:noProof/>
            </w:rPr>
            <w:t xml:space="preserve"> [6]</w:t>
          </w:r>
          <w:r w:rsidR="0057249C" w:rsidRPr="00320995">
            <w:fldChar w:fldCharType="end"/>
          </w:r>
        </w:sdtContent>
      </w:sdt>
      <w:r w:rsidRPr="006B761B">
        <w:t>. The CE industry has manufacturing and retail components, including ecommerce. Equipment rentals and household appliances are not included in this category.</w:t>
      </w:r>
    </w:p>
    <w:p w14:paraId="241FEB6F" w14:textId="77777777" w:rsidR="001D1AAF" w:rsidRPr="006B761B" w:rsidRDefault="001D1AAF"/>
    <w:p w14:paraId="7797D16C" w14:textId="77777777" w:rsidR="001D1AAF" w:rsidRPr="006B761B" w:rsidRDefault="00406306" w:rsidP="00135DBD">
      <w:pPr>
        <w:pStyle w:val="Heading3"/>
      </w:pPr>
      <w:r w:rsidRPr="006B761B">
        <w:t>Industry Performance: Current and Historical</w:t>
      </w:r>
    </w:p>
    <w:p w14:paraId="164A083F" w14:textId="77777777" w:rsidR="00D67A3E" w:rsidRPr="006B761B" w:rsidRDefault="00D67A3E"/>
    <w:p w14:paraId="312B1940" w14:textId="25AC9796" w:rsidR="001D1AAF" w:rsidRPr="006B761B" w:rsidRDefault="00406306">
      <w:pPr>
        <w:rPr>
          <w:color w:val="444444"/>
          <w:sz w:val="23"/>
          <w:szCs w:val="23"/>
        </w:rPr>
      </w:pPr>
      <w:r w:rsidRPr="006B761B">
        <w:t xml:space="preserve">The CE industry is mature and generally experiences </w:t>
      </w:r>
      <w:r w:rsidR="00D67A3E" w:rsidRPr="006B761B">
        <w:t xml:space="preserve">low and </w:t>
      </w:r>
      <w:r w:rsidRPr="006B761B">
        <w:t>steady positive growth. The market experienced a recent growth high of 3.</w:t>
      </w:r>
      <w:r w:rsidR="000E7DC1" w:rsidRPr="006B761B">
        <w:t>5</w:t>
      </w:r>
      <w:r w:rsidRPr="006B761B">
        <w:t>% in 2013</w:t>
      </w:r>
      <w:sdt>
        <w:sdtPr>
          <w:id w:val="-1909223225"/>
          <w:citation/>
        </w:sdtPr>
        <w:sdtContent>
          <w:r w:rsidR="00323DC3" w:rsidRPr="00320995">
            <w:fldChar w:fldCharType="begin"/>
          </w:r>
          <w:r w:rsidR="00323DC3" w:rsidRPr="006B761B">
            <w:instrText xml:space="preserve"> CITATION Sta192 \l 1033 </w:instrText>
          </w:r>
          <w:r w:rsidR="00323DC3" w:rsidRPr="00320995">
            <w:fldChar w:fldCharType="separate"/>
          </w:r>
          <w:r w:rsidR="00BC1624">
            <w:rPr>
              <w:noProof/>
            </w:rPr>
            <w:t xml:space="preserve"> [7]</w:t>
          </w:r>
          <w:r w:rsidR="00323DC3" w:rsidRPr="00320995">
            <w:fldChar w:fldCharType="end"/>
          </w:r>
        </w:sdtContent>
      </w:sdt>
      <w:r w:rsidRPr="006B761B">
        <w:t xml:space="preserve"> as smartphone ownership became widespread</w:t>
      </w:r>
      <w:r w:rsidR="00D67A3E" w:rsidRPr="006B761B">
        <w:t xml:space="preserve">. </w:t>
      </w:r>
      <w:r w:rsidRPr="006B761B">
        <w:t xml:space="preserve">Since </w:t>
      </w:r>
      <w:r w:rsidR="00D67A3E" w:rsidRPr="006B761B">
        <w:t>2013</w:t>
      </w:r>
      <w:r w:rsidRPr="006B761B">
        <w:t>, growth has been steadily declining but remains positive.</w:t>
      </w:r>
      <w:r w:rsidR="003240BE" w:rsidRPr="006B761B">
        <w:rPr>
          <w:color w:val="000000"/>
        </w:rPr>
        <w:t xml:space="preserve"> </w:t>
      </w:r>
      <w:r w:rsidRPr="006B761B">
        <w:rPr>
          <w:color w:val="000000"/>
        </w:rPr>
        <w:t xml:space="preserve">Global CE revenue was </w:t>
      </w:r>
      <w:r w:rsidR="00336D75" w:rsidRPr="006B761B">
        <w:rPr>
          <w:color w:val="000000"/>
        </w:rPr>
        <w:t>$</w:t>
      </w:r>
      <w:r w:rsidRPr="006B761B">
        <w:rPr>
          <w:color w:val="000000"/>
        </w:rPr>
        <w:t xml:space="preserve">997 billion </w:t>
      </w:r>
      <w:r w:rsidR="00336D75" w:rsidRPr="006B761B">
        <w:rPr>
          <w:color w:val="000000"/>
        </w:rPr>
        <w:t xml:space="preserve">(USD) </w:t>
      </w:r>
      <w:r w:rsidRPr="006B761B">
        <w:rPr>
          <w:color w:val="000000"/>
        </w:rPr>
        <w:t>in 201</w:t>
      </w:r>
      <w:r w:rsidR="00336D75" w:rsidRPr="006B761B">
        <w:rPr>
          <w:color w:val="000000"/>
        </w:rPr>
        <w:t>8</w:t>
      </w:r>
      <w:r w:rsidRPr="006B761B">
        <w:rPr>
          <w:color w:val="000000"/>
        </w:rPr>
        <w:t>, with a compound annual growth rate (CAGR) of +2.6 (2012-2023)</w:t>
      </w:r>
      <w:sdt>
        <w:sdtPr>
          <w:rPr>
            <w:color w:val="000000"/>
          </w:rPr>
          <w:id w:val="-1969889438"/>
          <w:citation/>
        </w:sdtPr>
        <w:sdtContent>
          <w:r w:rsidR="00134220" w:rsidRPr="00320995">
            <w:rPr>
              <w:color w:val="000000"/>
            </w:rPr>
            <w:fldChar w:fldCharType="begin"/>
          </w:r>
          <w:r w:rsidR="00134220" w:rsidRPr="006B761B">
            <w:rPr>
              <w:color w:val="000000"/>
            </w:rPr>
            <w:instrText xml:space="preserve"> CITATION Olo19 \l 1033 </w:instrText>
          </w:r>
          <w:r w:rsidR="00134220" w:rsidRPr="00320995">
            <w:rPr>
              <w:color w:val="000000"/>
            </w:rPr>
            <w:fldChar w:fldCharType="separate"/>
          </w:r>
          <w:r w:rsidR="00BC1624">
            <w:rPr>
              <w:noProof/>
              <w:color w:val="000000"/>
            </w:rPr>
            <w:t xml:space="preserve"> </w:t>
          </w:r>
          <w:r w:rsidR="00BC1624" w:rsidRPr="00BC1624">
            <w:rPr>
              <w:noProof/>
              <w:color w:val="000000"/>
            </w:rPr>
            <w:t>[8]</w:t>
          </w:r>
          <w:r w:rsidR="00134220" w:rsidRPr="00320995">
            <w:rPr>
              <w:color w:val="000000"/>
            </w:rPr>
            <w:fldChar w:fldCharType="end"/>
          </w:r>
        </w:sdtContent>
      </w:sdt>
      <w:r w:rsidRPr="006B761B">
        <w:rPr>
          <w:color w:val="000000"/>
        </w:rPr>
        <w:t>. As seen in</w:t>
      </w:r>
      <w:r w:rsidR="0088676E" w:rsidRPr="006B761B">
        <w:rPr>
          <w:color w:val="000000"/>
        </w:rPr>
        <w:t xml:space="preserve"> </w:t>
      </w:r>
      <w:r w:rsidR="00A96DA5">
        <w:rPr>
          <w:color w:val="000000"/>
        </w:rPr>
        <w:t>f</w:t>
      </w:r>
      <w:r w:rsidR="00A96DA5" w:rsidRPr="006B761B">
        <w:rPr>
          <w:color w:val="000000"/>
        </w:rPr>
        <w:t xml:space="preserve">igure </w:t>
      </w:r>
      <w:r w:rsidRPr="006B761B">
        <w:rPr>
          <w:color w:val="000000"/>
        </w:rPr>
        <w:t xml:space="preserve">1, US revenue in the CE industry </w:t>
      </w:r>
      <w:r w:rsidR="000238C5" w:rsidRPr="006B761B">
        <w:rPr>
          <w:color w:val="000000"/>
        </w:rPr>
        <w:t>totaled</w:t>
      </w:r>
      <w:r w:rsidRPr="006B761B">
        <w:rPr>
          <w:color w:val="000000"/>
        </w:rPr>
        <w:t xml:space="preserve"> </w:t>
      </w:r>
      <w:r w:rsidR="00336D75" w:rsidRPr="006B761B">
        <w:rPr>
          <w:color w:val="000000"/>
        </w:rPr>
        <w:t>$</w:t>
      </w:r>
      <w:r w:rsidRPr="006B761B">
        <w:rPr>
          <w:color w:val="000000"/>
        </w:rPr>
        <w:t>128</w:t>
      </w:r>
      <w:r w:rsidR="00336D75" w:rsidRPr="006B761B">
        <w:rPr>
          <w:color w:val="000000"/>
        </w:rPr>
        <w:t xml:space="preserve"> </w:t>
      </w:r>
      <w:r w:rsidRPr="006B761B">
        <w:rPr>
          <w:color w:val="000000"/>
        </w:rPr>
        <w:t xml:space="preserve">billion </w:t>
      </w:r>
      <w:r w:rsidR="00392E48" w:rsidRPr="006B761B">
        <w:rPr>
          <w:color w:val="000000"/>
        </w:rPr>
        <w:t xml:space="preserve">(USD) </w:t>
      </w:r>
      <w:r w:rsidRPr="006B761B">
        <w:rPr>
          <w:color w:val="000000"/>
        </w:rPr>
        <w:t>in 2018</w:t>
      </w:r>
      <w:r w:rsidRPr="006B761B">
        <w:rPr>
          <w:color w:val="444444"/>
          <w:sz w:val="23"/>
          <w:szCs w:val="23"/>
        </w:rPr>
        <w:t>.</w:t>
      </w:r>
    </w:p>
    <w:p w14:paraId="5D748736" w14:textId="77777777" w:rsidR="004368C8" w:rsidRPr="006B761B" w:rsidRDefault="004368C8"/>
    <w:p w14:paraId="5A741016" w14:textId="77777777" w:rsidR="003240BE" w:rsidRPr="006B761B" w:rsidRDefault="00123BFF" w:rsidP="00320995">
      <w:r w:rsidRPr="003F6F20">
        <w:rPr>
          <w:noProof/>
        </w:rPr>
        <w:lastRenderedPageBreak/>
        <w:drawing>
          <wp:inline distT="0" distB="0" distL="0" distR="0" wp14:anchorId="4260A8D6" wp14:editId="404AA6E0">
            <wp:extent cx="5947410" cy="4356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8911" cy="4423374"/>
                    </a:xfrm>
                    <a:prstGeom prst="rect">
                      <a:avLst/>
                    </a:prstGeom>
                  </pic:spPr>
                </pic:pic>
              </a:graphicData>
            </a:graphic>
          </wp:inline>
        </w:drawing>
      </w:r>
    </w:p>
    <w:p w14:paraId="319A044B" w14:textId="1DFA6AD0" w:rsidR="001D1AAF" w:rsidRPr="00980B5C" w:rsidRDefault="003240BE" w:rsidP="00980B5C">
      <w:pPr>
        <w:pStyle w:val="Caption"/>
      </w:pPr>
      <w:r w:rsidRPr="00980B5C">
        <w:t xml:space="preserve">Figure </w:t>
      </w:r>
      <w:fldSimple w:instr=" SEQ Figure \* ARABIC ">
        <w:r w:rsidR="00586C27" w:rsidRPr="00980B5C">
          <w:t>1</w:t>
        </w:r>
      </w:fldSimple>
      <w:r w:rsidRPr="00980B5C">
        <w:t>: US Consumer Electronics Growth and Revenue 2011-2023</w:t>
      </w:r>
      <w:sdt>
        <w:sdtPr>
          <w:id w:val="-1273394243"/>
          <w:citation/>
        </w:sdtPr>
        <w:sdtContent>
          <w:r w:rsidR="00D1314F" w:rsidRPr="00980B5C">
            <w:fldChar w:fldCharType="begin"/>
          </w:r>
          <w:r w:rsidR="00D1314F" w:rsidRPr="00980B5C">
            <w:instrText xml:space="preserve"> CITATION Sta192 \l 1033 </w:instrText>
          </w:r>
          <w:r w:rsidR="00D1314F" w:rsidRPr="00980B5C">
            <w:fldChar w:fldCharType="separate"/>
          </w:r>
          <w:r w:rsidR="00BC1624">
            <w:rPr>
              <w:noProof/>
            </w:rPr>
            <w:t xml:space="preserve"> </w:t>
          </w:r>
          <w:r w:rsidR="00BC1624" w:rsidRPr="00BC1624">
            <w:rPr>
              <w:noProof/>
            </w:rPr>
            <w:t>[7]</w:t>
          </w:r>
          <w:r w:rsidR="00D1314F" w:rsidRPr="00980B5C">
            <w:fldChar w:fldCharType="end"/>
          </w:r>
        </w:sdtContent>
      </w:sdt>
    </w:p>
    <w:p w14:paraId="7CA38516" w14:textId="77777777" w:rsidR="000E7DC1" w:rsidRPr="006B761B" w:rsidRDefault="000E7DC1"/>
    <w:p w14:paraId="2835A703" w14:textId="2295FEA2" w:rsidR="001D1AAF" w:rsidRPr="006B761B" w:rsidRDefault="00406306">
      <w:r w:rsidRPr="006B761B">
        <w:t>Some segments, such as CE manufacturing, have higher growth than the industry as a whole</w:t>
      </w:r>
      <w:r w:rsidR="00336D75" w:rsidRPr="006B761B">
        <w:t>,</w:t>
      </w:r>
      <w:r w:rsidRPr="006B761B">
        <w:t xml:space="preserve"> while other segments, such as US brick-and-mortar retail stores, are experiencing negative growth</w:t>
      </w:r>
      <w:sdt>
        <w:sdtPr>
          <w:id w:val="1719002445"/>
          <w:citation/>
        </w:sdtPr>
        <w:sdtContent>
          <w:r w:rsidR="00D1314F" w:rsidRPr="00320995">
            <w:fldChar w:fldCharType="begin"/>
          </w:r>
          <w:r w:rsidR="00D1314F" w:rsidRPr="006B761B">
            <w:instrText xml:space="preserve"> CITATION IBI19 \l 1033 </w:instrText>
          </w:r>
          <w:r w:rsidR="00D1314F" w:rsidRPr="00320995">
            <w:fldChar w:fldCharType="separate"/>
          </w:r>
          <w:r w:rsidR="00BC1624">
            <w:rPr>
              <w:noProof/>
            </w:rPr>
            <w:t xml:space="preserve"> [4]</w:t>
          </w:r>
          <w:r w:rsidR="00D1314F" w:rsidRPr="00320995">
            <w:fldChar w:fldCharType="end"/>
          </w:r>
        </w:sdtContent>
      </w:sdt>
      <w:r w:rsidRPr="006B761B">
        <w:t>. The CE market is saturated</w:t>
      </w:r>
      <w:sdt>
        <w:sdtPr>
          <w:id w:val="664286384"/>
          <w:citation/>
        </w:sdtPr>
        <w:sdtContent>
          <w:r w:rsidR="00D1314F" w:rsidRPr="00320995">
            <w:fldChar w:fldCharType="begin"/>
          </w:r>
          <w:r w:rsidR="00D1314F" w:rsidRPr="006B761B">
            <w:instrText xml:space="preserve"> CITATION IBI19 \l 1033 </w:instrText>
          </w:r>
          <w:r w:rsidR="00D1314F" w:rsidRPr="00320995">
            <w:fldChar w:fldCharType="separate"/>
          </w:r>
          <w:r w:rsidR="00BC1624">
            <w:rPr>
              <w:noProof/>
            </w:rPr>
            <w:t xml:space="preserve"> [4]</w:t>
          </w:r>
          <w:r w:rsidR="00D1314F" w:rsidRPr="00320995">
            <w:fldChar w:fldCharType="end"/>
          </w:r>
        </w:sdtContent>
      </w:sdt>
      <w:r w:rsidR="00AB2A17" w:rsidRPr="006B761B">
        <w:t>;</w:t>
      </w:r>
      <w:r w:rsidRPr="006B761B">
        <w:t xml:space="preserve"> however</w:t>
      </w:r>
      <w:r w:rsidR="00AB2A17" w:rsidRPr="006B761B">
        <w:t>,</w:t>
      </w:r>
      <w:r w:rsidRPr="006B761B">
        <w:t xml:space="preserve"> new enterprises continually launch as technological advances lead to new markets. For example, while revenue from brick-and-mortar stores is decreasing, ecommerce retail revenue is increasing.</w:t>
      </w:r>
    </w:p>
    <w:p w14:paraId="2D54E80C" w14:textId="77777777" w:rsidR="001D1AAF" w:rsidRPr="006B761B" w:rsidRDefault="001D1AAF"/>
    <w:p w14:paraId="2D56D28D" w14:textId="77777777" w:rsidR="001D1AAF" w:rsidRPr="006B761B" w:rsidRDefault="00406306" w:rsidP="00135DBD">
      <w:pPr>
        <w:pStyle w:val="Heading3"/>
      </w:pPr>
      <w:r w:rsidRPr="006B761B">
        <w:t>Industry Outlook and Forecast</w:t>
      </w:r>
    </w:p>
    <w:p w14:paraId="76D83BEB" w14:textId="77777777" w:rsidR="00C17236" w:rsidRPr="006B761B" w:rsidRDefault="00C17236"/>
    <w:p w14:paraId="607F9843" w14:textId="5C8F648F" w:rsidR="001D1AAF" w:rsidRPr="006B761B" w:rsidRDefault="00406306">
      <w:pPr>
        <w:rPr>
          <w:color w:val="444444"/>
          <w:sz w:val="23"/>
          <w:szCs w:val="23"/>
        </w:rPr>
      </w:pPr>
      <w:r w:rsidRPr="006B761B">
        <w:t xml:space="preserve">The global CE industry includes many established and emerging companies. Analysts predict </w:t>
      </w:r>
      <w:r w:rsidR="00892A44" w:rsidRPr="006B761B">
        <w:t>future growth will be positive</w:t>
      </w:r>
      <w:r w:rsidRPr="006B761B">
        <w:t xml:space="preserve"> </w:t>
      </w:r>
      <w:r w:rsidR="00892A44" w:rsidRPr="006B761B">
        <w:t>and</w:t>
      </w:r>
      <w:r w:rsidRPr="006B761B">
        <w:t xml:space="preserve"> slow</w:t>
      </w:r>
      <w:r w:rsidR="00892A44" w:rsidRPr="006B761B">
        <w:t>,</w:t>
      </w:r>
      <w:r w:rsidRPr="006B761B">
        <w:t xml:space="preserve"> </w:t>
      </w:r>
      <w:r w:rsidR="00892A44" w:rsidRPr="006B761B">
        <w:t>at 1% or less</w:t>
      </w:r>
      <w:r w:rsidRPr="006B761B">
        <w:rPr>
          <w:color w:val="000000" w:themeColor="text1"/>
        </w:rPr>
        <w:t xml:space="preserve">. As shown in </w:t>
      </w:r>
      <w:r w:rsidR="00A96DA5">
        <w:rPr>
          <w:color w:val="000000" w:themeColor="text1"/>
        </w:rPr>
        <w:t>f</w:t>
      </w:r>
      <w:r w:rsidR="00A96DA5" w:rsidRPr="006B761B">
        <w:rPr>
          <w:color w:val="000000" w:themeColor="text1"/>
        </w:rPr>
        <w:t xml:space="preserve">igure </w:t>
      </w:r>
      <w:r w:rsidRPr="006B761B">
        <w:rPr>
          <w:color w:val="000000" w:themeColor="text1"/>
        </w:rPr>
        <w:t>1 above, U</w:t>
      </w:r>
      <w:r w:rsidRPr="006B761B">
        <w:t xml:space="preserve">S revenue in the CE industry is predicted to grow slowly to </w:t>
      </w:r>
      <w:r w:rsidR="00892A44" w:rsidRPr="006B761B">
        <w:t>$</w:t>
      </w:r>
      <w:r w:rsidRPr="006B761B">
        <w:t xml:space="preserve">137.2 billion </w:t>
      </w:r>
      <w:r w:rsidR="00892A44" w:rsidRPr="006B761B">
        <w:t xml:space="preserve">(USD) </w:t>
      </w:r>
      <w:r w:rsidRPr="006B761B">
        <w:t>in 2023, with a predicted CAGR of +1.2 from 2012-2023</w:t>
      </w:r>
      <w:sdt>
        <w:sdtPr>
          <w:id w:val="1930542022"/>
          <w:citation/>
        </w:sdtPr>
        <w:sdtContent>
          <w:r w:rsidR="00D1314F" w:rsidRPr="00320995">
            <w:fldChar w:fldCharType="begin"/>
          </w:r>
          <w:r w:rsidR="00D1314F" w:rsidRPr="006B761B">
            <w:instrText xml:space="preserve"> CITATION Sta192 \l 1033 </w:instrText>
          </w:r>
          <w:r w:rsidR="00D1314F" w:rsidRPr="00320995">
            <w:fldChar w:fldCharType="separate"/>
          </w:r>
          <w:r w:rsidR="00BC1624">
            <w:rPr>
              <w:noProof/>
            </w:rPr>
            <w:t xml:space="preserve"> [7]</w:t>
          </w:r>
          <w:r w:rsidR="00D1314F" w:rsidRPr="00320995">
            <w:fldChar w:fldCharType="end"/>
          </w:r>
        </w:sdtContent>
      </w:sdt>
      <w:r w:rsidRPr="006B761B">
        <w:rPr>
          <w:color w:val="444444"/>
          <w:sz w:val="23"/>
          <w:szCs w:val="23"/>
        </w:rPr>
        <w:t>.”</w:t>
      </w:r>
    </w:p>
    <w:p w14:paraId="1A011FC7" w14:textId="77777777" w:rsidR="00B91D83" w:rsidRPr="006B761B" w:rsidRDefault="00B91D83"/>
    <w:p w14:paraId="382CDC2D" w14:textId="3D53A266" w:rsidR="001D1AAF" w:rsidRPr="006B761B" w:rsidRDefault="00406306">
      <w:r w:rsidRPr="006B761B">
        <w:t xml:space="preserve">While the CE industry is long-standing, its product offerings change with the introduction of new technology. Mobile phones are an example of a strong market </w:t>
      </w:r>
      <w:r w:rsidR="00134F4F" w:rsidRPr="006B761B">
        <w:t>created from technolog</w:t>
      </w:r>
      <w:r w:rsidR="00892A44" w:rsidRPr="006B761B">
        <w:t>ical</w:t>
      </w:r>
      <w:r w:rsidR="00134F4F" w:rsidRPr="006B761B">
        <w:t xml:space="preserve"> innovations.</w:t>
      </w:r>
      <w:r w:rsidRPr="006B761B">
        <w:t xml:space="preserve"> The technology revolution, the Internet of Things (where everyday objects are embedded with an internet connection), and ecommerce opportunities contribute to the changing industry landscape</w:t>
      </w:r>
      <w:r w:rsidR="00892A44" w:rsidRPr="006B761B">
        <w:t xml:space="preserve">. </w:t>
      </w:r>
      <w:r w:rsidRPr="006B761B">
        <w:t>“</w:t>
      </w:r>
      <w:r w:rsidR="00892A44" w:rsidRPr="006B761B">
        <w:t>C</w:t>
      </w:r>
      <w:r w:rsidRPr="006B761B">
        <w:t xml:space="preserve">ompetition </w:t>
      </w:r>
      <w:r w:rsidRPr="006B761B">
        <w:lastRenderedPageBreak/>
        <w:t>in this industry is high and the trend is steady</w:t>
      </w:r>
      <w:sdt>
        <w:sdtPr>
          <w:id w:val="1124575229"/>
          <w:citation/>
        </w:sdtPr>
        <w:sdtContent>
          <w:r w:rsidR="00D1314F" w:rsidRPr="00320995">
            <w:fldChar w:fldCharType="begin"/>
          </w:r>
          <w:r w:rsidR="00D1314F" w:rsidRPr="006B761B">
            <w:instrText xml:space="preserve"> CITATION IBI191 \l 1033 </w:instrText>
          </w:r>
          <w:r w:rsidR="00D1314F" w:rsidRPr="00320995">
            <w:fldChar w:fldCharType="separate"/>
          </w:r>
          <w:r w:rsidR="00BC1624">
            <w:rPr>
              <w:noProof/>
            </w:rPr>
            <w:t xml:space="preserve"> [9]</w:t>
          </w:r>
          <w:r w:rsidR="00D1314F" w:rsidRPr="00320995">
            <w:fldChar w:fldCharType="end"/>
          </w:r>
        </w:sdtContent>
      </w:sdt>
      <w:r w:rsidRPr="006B761B">
        <w:t xml:space="preserve">.” Newer markets, such as wearables and the Internet of Things, expect higher growth rates than the industry as a whole. Both new and existing CE enterprises need to adapt to </w:t>
      </w:r>
      <w:r w:rsidR="00C17236" w:rsidRPr="006B761B">
        <w:t>recent technology</w:t>
      </w:r>
      <w:r w:rsidRPr="006B761B">
        <w:t xml:space="preserve"> developments and meet consumers’ expectations for innovative and useful products. Increased competition and lower manufacturing costs mean </w:t>
      </w:r>
      <w:r w:rsidR="00C17236" w:rsidRPr="006B761B">
        <w:t xml:space="preserve">that </w:t>
      </w:r>
      <w:r w:rsidRPr="006B761B">
        <w:t>prices and profit margins are expected to fall.</w:t>
      </w:r>
    </w:p>
    <w:p w14:paraId="2C077DBF" w14:textId="77777777" w:rsidR="000037DD" w:rsidRPr="006B761B" w:rsidRDefault="000037DD"/>
    <w:p w14:paraId="366FC23B" w14:textId="77777777" w:rsidR="001D1AAF" w:rsidRPr="00135DBD" w:rsidRDefault="00406306" w:rsidP="00135DBD">
      <w:pPr>
        <w:pStyle w:val="Heading3"/>
      </w:pPr>
      <w:r w:rsidRPr="00135DBD">
        <w:t>Industry Segmentation</w:t>
      </w:r>
    </w:p>
    <w:p w14:paraId="787B33F6" w14:textId="77777777" w:rsidR="00C17236" w:rsidRPr="006B761B" w:rsidRDefault="00C17236"/>
    <w:p w14:paraId="29855F1A" w14:textId="66E0FFAE" w:rsidR="001D1AAF" w:rsidRPr="006B761B" w:rsidRDefault="00406306">
      <w:r w:rsidRPr="006B761B">
        <w:t>We can place the consumer electronics industry into four main components: telephony; computing; TV, radio, and multimedia</w:t>
      </w:r>
      <w:sdt>
        <w:sdtPr>
          <w:id w:val="-201321051"/>
          <w:citation/>
        </w:sdt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and wearable devices.</w:t>
      </w:r>
    </w:p>
    <w:p w14:paraId="7C9E304C" w14:textId="77777777" w:rsidR="000037DD" w:rsidRPr="006B761B" w:rsidRDefault="000037DD"/>
    <w:p w14:paraId="5BAFDB3A" w14:textId="77777777" w:rsidR="001D1AAF" w:rsidRPr="006B761B" w:rsidRDefault="00406306" w:rsidP="00135DBD">
      <w:pPr>
        <w:pStyle w:val="Heading4"/>
      </w:pPr>
      <w:r w:rsidRPr="006B761B">
        <w:t>Telephony</w:t>
      </w:r>
    </w:p>
    <w:p w14:paraId="047A3796" w14:textId="77777777" w:rsidR="00C17236" w:rsidRPr="006B761B" w:rsidRDefault="00C17236"/>
    <w:p w14:paraId="5FB31E1A" w14:textId="23BA1A1C" w:rsidR="001D1AAF" w:rsidRPr="006B761B" w:rsidRDefault="00406306">
      <w:r w:rsidRPr="006B761B">
        <w:t xml:space="preserve">The telephony segment includes landlines and mobile devices. Smartphones account for the majority of telephony revenue. Of the </w:t>
      </w:r>
      <w:r w:rsidR="006C6D8D" w:rsidRPr="006B761B">
        <w:t>$</w:t>
      </w:r>
      <w:r w:rsidRPr="006B761B">
        <w:t xml:space="preserve">997 billion </w:t>
      </w:r>
      <w:r w:rsidR="006C6D8D" w:rsidRPr="006B761B">
        <w:t xml:space="preserve">(USD) </w:t>
      </w:r>
      <w:r w:rsidRPr="006B761B">
        <w:t xml:space="preserve">in </w:t>
      </w:r>
      <w:r w:rsidR="00C17236" w:rsidRPr="006B761B">
        <w:t xml:space="preserve">2018 </w:t>
      </w:r>
      <w:r w:rsidRPr="006B761B">
        <w:t>global CE revenue, 48% (</w:t>
      </w:r>
      <w:r w:rsidR="006C6D8D" w:rsidRPr="006B761B">
        <w:t>$</w:t>
      </w:r>
      <w:r w:rsidRPr="006B761B">
        <w:t>474 billion</w:t>
      </w:r>
      <w:r w:rsidR="006C6D8D" w:rsidRPr="006B761B">
        <w:t xml:space="preserve"> USD</w:t>
      </w:r>
      <w:r w:rsidRPr="006B761B">
        <w:t>), was from the telephony segment</w:t>
      </w:r>
      <w:sdt>
        <w:sdtPr>
          <w:id w:val="-1651429052"/>
          <w:citation/>
        </w:sdt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This segment experienced dynamic growth in the last twenty years</w:t>
      </w:r>
      <w:r w:rsidR="006C6D8D" w:rsidRPr="006B761B">
        <w:t xml:space="preserve"> as more and more people purchased a smart phone for the first time</w:t>
      </w:r>
      <w:r w:rsidRPr="006B761B">
        <w:t>. Slow growth is expected in the near future.</w:t>
      </w:r>
      <w:bookmarkStart w:id="0" w:name="_gjdgxs" w:colFirst="0" w:colLast="0"/>
      <w:bookmarkEnd w:id="0"/>
      <w:r w:rsidR="006C6D8D" w:rsidRPr="006B761B">
        <w:t xml:space="preserve"> Almost all sales </w:t>
      </w:r>
      <w:r w:rsidR="00423704" w:rsidRPr="006B761B">
        <w:t>are</w:t>
      </w:r>
      <w:r w:rsidR="006C6D8D" w:rsidRPr="006B761B">
        <w:t xml:space="preserve"> replacements with few first-time purchases.</w:t>
      </w:r>
    </w:p>
    <w:p w14:paraId="7596B684" w14:textId="77777777" w:rsidR="00CB6554" w:rsidRPr="006B761B" w:rsidRDefault="00CB6554"/>
    <w:p w14:paraId="31E4D573" w14:textId="77777777" w:rsidR="001D1AAF" w:rsidRPr="006B761B" w:rsidRDefault="00406306" w:rsidP="00135DBD">
      <w:pPr>
        <w:pStyle w:val="Heading4"/>
      </w:pPr>
      <w:r w:rsidRPr="006B761B">
        <w:t>Computing</w:t>
      </w:r>
    </w:p>
    <w:p w14:paraId="32DD5B0B" w14:textId="77777777" w:rsidR="00C17236" w:rsidRPr="006B761B" w:rsidRDefault="00C17236"/>
    <w:p w14:paraId="70FA8CA9" w14:textId="5F870627" w:rsidR="001D1AAF" w:rsidRPr="006B761B" w:rsidRDefault="00406306">
      <w:r w:rsidRPr="006B761B">
        <w:t xml:space="preserve">The computing industry segment includes computers and all related equipment, such as mice and printers. It accounts for 28% of the market, with </w:t>
      </w:r>
      <w:r w:rsidR="00C17236" w:rsidRPr="006B761B">
        <w:t xml:space="preserve">2018 </w:t>
      </w:r>
      <w:r w:rsidRPr="006B761B">
        <w:t xml:space="preserve">global CE revenue </w:t>
      </w:r>
      <w:r w:rsidR="006D2FA4" w:rsidRPr="006B761B">
        <w:t>equaling</w:t>
      </w:r>
      <w:r w:rsidRPr="006B761B">
        <w:t xml:space="preserve"> </w:t>
      </w:r>
      <w:r w:rsidR="006C6D8D" w:rsidRPr="006B761B">
        <w:t>$2</w:t>
      </w:r>
      <w:r w:rsidRPr="006B761B">
        <w:t>76 billion</w:t>
      </w:r>
      <w:r w:rsidR="006C6D8D" w:rsidRPr="006B761B">
        <w:t xml:space="preserve"> (USD)</w:t>
      </w:r>
      <w:sdt>
        <w:sdtPr>
          <w:id w:val="-932979627"/>
          <w:citation/>
        </w:sdt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Over 90% of US households own at least one computer</w:t>
      </w:r>
      <w:sdt>
        <w:sdtPr>
          <w:id w:val="1335798126"/>
          <w:citation/>
        </w:sdtPr>
        <w:sdtContent>
          <w:r w:rsidR="00D1314F" w:rsidRPr="00320995">
            <w:fldChar w:fldCharType="begin"/>
          </w:r>
          <w:r w:rsidR="00D1314F" w:rsidRPr="006B761B">
            <w:instrText xml:space="preserve"> CITATION IBI192 \l 1033 </w:instrText>
          </w:r>
          <w:r w:rsidR="00D1314F" w:rsidRPr="00320995">
            <w:fldChar w:fldCharType="separate"/>
          </w:r>
          <w:r w:rsidR="00BC1624">
            <w:rPr>
              <w:noProof/>
            </w:rPr>
            <w:t xml:space="preserve"> [10]</w:t>
          </w:r>
          <w:r w:rsidR="00D1314F" w:rsidRPr="00320995">
            <w:fldChar w:fldCharType="end"/>
          </w:r>
        </w:sdtContent>
      </w:sdt>
      <w:r w:rsidR="00423704" w:rsidRPr="006B761B">
        <w:t xml:space="preserve">, so </w:t>
      </w:r>
      <w:r w:rsidR="00C17236" w:rsidRPr="006B761B">
        <w:t>sales include</w:t>
      </w:r>
      <w:r w:rsidR="00423704" w:rsidRPr="006B761B">
        <w:t xml:space="preserve"> few first-time purchases</w:t>
      </w:r>
      <w:r w:rsidRPr="006B761B">
        <w:t xml:space="preserve">. Market penetration </w:t>
      </w:r>
      <w:r w:rsidR="00134F4F" w:rsidRPr="006B761B">
        <w:t xml:space="preserve">will </w:t>
      </w:r>
      <w:r w:rsidRPr="006B761B">
        <w:t xml:space="preserve">continue to </w:t>
      </w:r>
      <w:r w:rsidR="00134F4F" w:rsidRPr="006B761B">
        <w:t>rise while</w:t>
      </w:r>
      <w:r w:rsidRPr="006B761B">
        <w:t xml:space="preserve"> computer prices fall.</w:t>
      </w:r>
    </w:p>
    <w:p w14:paraId="56F31D2A" w14:textId="77777777" w:rsidR="00CB6554" w:rsidRPr="00320995" w:rsidRDefault="00CB6554"/>
    <w:p w14:paraId="47B2B225" w14:textId="77777777" w:rsidR="001D1AAF" w:rsidRPr="006B761B" w:rsidRDefault="00406306" w:rsidP="00135DBD">
      <w:pPr>
        <w:pStyle w:val="Heading4"/>
      </w:pPr>
      <w:r w:rsidRPr="006B761B">
        <w:t>TV, Radio, and Multimedia</w:t>
      </w:r>
    </w:p>
    <w:p w14:paraId="2D68FFC6" w14:textId="77777777" w:rsidR="00C17236" w:rsidRPr="006B761B" w:rsidRDefault="00C17236"/>
    <w:p w14:paraId="3029099A" w14:textId="63F10E4F" w:rsidR="001D1AAF" w:rsidRPr="006B761B" w:rsidRDefault="00406306">
      <w:r w:rsidRPr="006B761B">
        <w:t>This segment, which accounts for 24% of the market</w:t>
      </w:r>
      <w:sdt>
        <w:sdtPr>
          <w:id w:val="1487210432"/>
          <w:citation/>
        </w:sdt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was the core of the industry through</w:t>
      </w:r>
      <w:r w:rsidR="00134F4F" w:rsidRPr="006B761B">
        <w:t>out</w:t>
      </w:r>
      <w:r w:rsidRPr="006B761B">
        <w:t xml:space="preserve"> the twentieth century. It includes items like televisions, gaming consoles, cameras, and speakers. This segment also includes newer products such as smart speakers and peripheral TV devices. Smart TVs, OLED display</w:t>
      </w:r>
      <w:r w:rsidR="00423704" w:rsidRPr="006B761B">
        <w:t>s</w:t>
      </w:r>
      <w:r w:rsidRPr="006B761B">
        <w:t>, and rolling screens are TV products with predicted growth</w:t>
      </w:r>
      <w:sdt>
        <w:sdtPr>
          <w:id w:val="-403533601"/>
          <w:citation/>
        </w:sdtPr>
        <w:sdtContent>
          <w:r w:rsidR="00F161EC" w:rsidRPr="00320995">
            <w:fldChar w:fldCharType="begin"/>
          </w:r>
          <w:r w:rsidR="00F161EC" w:rsidRPr="006B761B">
            <w:instrText xml:space="preserve"> CITATION Petry \l 1033 </w:instrText>
          </w:r>
          <w:r w:rsidR="00F161EC" w:rsidRPr="00320995">
            <w:fldChar w:fldCharType="separate"/>
          </w:r>
          <w:r w:rsidR="00BC1624">
            <w:rPr>
              <w:noProof/>
            </w:rPr>
            <w:t xml:space="preserve"> [11]</w:t>
          </w:r>
          <w:r w:rsidR="00F161EC" w:rsidRPr="00320995">
            <w:fldChar w:fldCharType="end"/>
          </w:r>
        </w:sdtContent>
      </w:sdt>
      <w:r w:rsidRPr="006B761B">
        <w:t>.</w:t>
      </w:r>
    </w:p>
    <w:p w14:paraId="3162150A" w14:textId="77777777" w:rsidR="00CB6554" w:rsidRPr="006B761B" w:rsidRDefault="00CB6554"/>
    <w:p w14:paraId="1ACDEE09" w14:textId="77777777" w:rsidR="001D1AAF" w:rsidRPr="006B761B" w:rsidRDefault="00406306" w:rsidP="00135DBD">
      <w:pPr>
        <w:pStyle w:val="Heading4"/>
      </w:pPr>
      <w:r w:rsidRPr="006B761B">
        <w:t>Wearable Technology</w:t>
      </w:r>
    </w:p>
    <w:p w14:paraId="69319B18" w14:textId="4037643A" w:rsidR="001D1AAF" w:rsidRPr="006B761B" w:rsidRDefault="00406306">
      <w:r w:rsidRPr="006B761B">
        <w:t xml:space="preserve">The newest and smallest segment comprises just </w:t>
      </w:r>
      <w:r w:rsidR="00AB72AC" w:rsidRPr="006B761B">
        <w:t>3</w:t>
      </w:r>
      <w:r w:rsidRPr="006B761B">
        <w:t>% of the global CE industry</w:t>
      </w:r>
      <w:sdt>
        <w:sdtPr>
          <w:id w:val="910125553"/>
          <w:citation/>
        </w:sdtPr>
        <w:sdtContent>
          <w:r w:rsidR="00F161EC" w:rsidRPr="00320995">
            <w:fldChar w:fldCharType="begin"/>
          </w:r>
          <w:r w:rsidR="00F161EC" w:rsidRPr="006B761B">
            <w:instrText xml:space="preserve"> CITATION Sta17 \l 1033 </w:instrText>
          </w:r>
          <w:r w:rsidR="00F161EC" w:rsidRPr="00320995">
            <w:fldChar w:fldCharType="separate"/>
          </w:r>
          <w:r w:rsidR="00BC1624">
            <w:rPr>
              <w:noProof/>
            </w:rPr>
            <w:t xml:space="preserve"> [12]</w:t>
          </w:r>
          <w:r w:rsidR="00F161EC" w:rsidRPr="00320995">
            <w:fldChar w:fldCharType="end"/>
          </w:r>
        </w:sdtContent>
      </w:sdt>
      <w:r w:rsidRPr="006B761B">
        <w:t xml:space="preserve">. Global revenue in 2018 was </w:t>
      </w:r>
      <w:r w:rsidR="006C6D8D" w:rsidRPr="006B761B">
        <w:t>$</w:t>
      </w:r>
      <w:r w:rsidRPr="006B761B">
        <w:t>26 billion</w:t>
      </w:r>
      <w:r w:rsidR="006C6D8D" w:rsidRPr="006B761B">
        <w:t xml:space="preserve"> (USD)</w:t>
      </w:r>
      <w:sdt>
        <w:sdtPr>
          <w:id w:val="2047717905"/>
          <w:citation/>
        </w:sdtPr>
        <w:sdtContent>
          <w:r w:rsidR="00F161EC" w:rsidRPr="00320995">
            <w:fldChar w:fldCharType="begin"/>
          </w:r>
          <w:r w:rsidR="00F161EC" w:rsidRPr="006B761B">
            <w:instrText xml:space="preserve"> CITATION Tra17 \l 1033 </w:instrText>
          </w:r>
          <w:r w:rsidR="00F161EC" w:rsidRPr="00320995">
            <w:fldChar w:fldCharType="separate"/>
          </w:r>
          <w:r w:rsidR="00BC1624">
            <w:rPr>
              <w:noProof/>
            </w:rPr>
            <w:t xml:space="preserve"> [13]</w:t>
          </w:r>
          <w:r w:rsidR="00F161EC" w:rsidRPr="00320995">
            <w:fldChar w:fldCharType="end"/>
          </w:r>
        </w:sdtContent>
      </w:sdt>
      <w:r w:rsidRPr="006B761B">
        <w:t xml:space="preserve">. This segment may experience great growth and volatility in the coming years. Common items in this category include </w:t>
      </w:r>
      <w:r w:rsidR="008C358C" w:rsidRPr="006B761B">
        <w:t xml:space="preserve">the Apple </w:t>
      </w:r>
      <w:r w:rsidRPr="006B761B">
        <w:t>smartwatch and Fitbit activity trackers.</w:t>
      </w:r>
    </w:p>
    <w:p w14:paraId="2F17E107" w14:textId="77777777" w:rsidR="00574F9F" w:rsidRPr="006B761B" w:rsidRDefault="00574F9F" w:rsidP="001A4F9D">
      <w:pPr>
        <w:pStyle w:val="Heading1"/>
      </w:pPr>
    </w:p>
    <w:p w14:paraId="4220A64E" w14:textId="77777777" w:rsidR="001D1AAF" w:rsidRPr="006B761B" w:rsidRDefault="00406306" w:rsidP="005A2E42">
      <w:pPr>
        <w:pStyle w:val="Heading2"/>
      </w:pPr>
      <w:r w:rsidRPr="006B761B">
        <w:lastRenderedPageBreak/>
        <w:t>Target Market Analysis: Wearable Technology</w:t>
      </w:r>
    </w:p>
    <w:p w14:paraId="7998D33A" w14:textId="77777777" w:rsidR="001D1AAF" w:rsidRPr="006B761B" w:rsidRDefault="00406306">
      <w:r w:rsidRPr="006B761B">
        <w:t xml:space="preserve"> </w:t>
      </w:r>
    </w:p>
    <w:p w14:paraId="76EC508D" w14:textId="77777777" w:rsidR="001D1AAF" w:rsidRPr="006B761B" w:rsidRDefault="00406306" w:rsidP="005A2E42">
      <w:pPr>
        <w:pStyle w:val="Heading3"/>
      </w:pPr>
      <w:r w:rsidRPr="006B761B">
        <w:t>Market Description</w:t>
      </w:r>
    </w:p>
    <w:p w14:paraId="62DB346C" w14:textId="77777777" w:rsidR="001D1AAF" w:rsidRPr="006B761B" w:rsidRDefault="001D1AAF"/>
    <w:p w14:paraId="0E76EF2D" w14:textId="77777777" w:rsidR="00B91D83" w:rsidRPr="006B761B" w:rsidRDefault="00406306">
      <w:r w:rsidRPr="006B761B">
        <w:t xml:space="preserve">The wearable technology market began growing around 2013, when Fitbit introduced its first </w:t>
      </w:r>
      <w:r w:rsidR="003C0965" w:rsidRPr="006B761B">
        <w:t>wristband activity tracker</w:t>
      </w:r>
      <w:r w:rsidRPr="006B761B">
        <w:t xml:space="preserve">. </w:t>
      </w:r>
      <w:r w:rsidR="003C0965" w:rsidRPr="006B761B">
        <w:t>Wearables have</w:t>
      </w:r>
      <w:r w:rsidRPr="006B761B">
        <w:t xml:space="preserve"> remained a growth market and </w:t>
      </w:r>
      <w:r w:rsidR="003C0965" w:rsidRPr="006B761B">
        <w:t xml:space="preserve">new </w:t>
      </w:r>
      <w:r w:rsidRPr="006B761B">
        <w:t>submarkets</w:t>
      </w:r>
      <w:r w:rsidR="003C0965" w:rsidRPr="006B761B">
        <w:t xml:space="preserve"> keep it growing</w:t>
      </w:r>
      <w:r w:rsidRPr="006B761B">
        <w:t>.</w:t>
      </w:r>
    </w:p>
    <w:p w14:paraId="03C23FF5" w14:textId="77777777" w:rsidR="008C358C" w:rsidRPr="006B761B" w:rsidRDefault="008C358C"/>
    <w:p w14:paraId="4E1C4CBB" w14:textId="77777777" w:rsidR="001D1AAF" w:rsidRPr="006B761B" w:rsidRDefault="00406306" w:rsidP="00135DBD">
      <w:pPr>
        <w:pStyle w:val="Heading3"/>
      </w:pPr>
      <w:r w:rsidRPr="006B761B">
        <w:t>Market Performance: Current and Historical</w:t>
      </w:r>
    </w:p>
    <w:p w14:paraId="2EB87AA6" w14:textId="77777777" w:rsidR="001D1AAF" w:rsidRPr="006B761B" w:rsidRDefault="001D1AAF">
      <w:pPr>
        <w:rPr>
          <w:shd w:val="clear" w:color="auto" w:fill="F9F9F9"/>
        </w:rPr>
      </w:pPr>
    </w:p>
    <w:p w14:paraId="76460E8A" w14:textId="3F687CCE" w:rsidR="001D1AAF" w:rsidRPr="006B761B" w:rsidRDefault="00C17236">
      <w:r w:rsidRPr="006B761B">
        <w:t>Capturing less than 2% of the US consumer electronics industry in 2014, t</w:t>
      </w:r>
      <w:r w:rsidR="00406306" w:rsidRPr="006B761B">
        <w:t xml:space="preserve">he wearable technology market does not have a long history to </w:t>
      </w:r>
      <w:r w:rsidR="003C0965" w:rsidRPr="006B761B">
        <w:t>track</w:t>
      </w:r>
      <w:r w:rsidR="00406306" w:rsidRPr="006B761B">
        <w:t xml:space="preserve"> historical performance. In the few years we can track </w:t>
      </w:r>
      <w:r w:rsidR="003C0965" w:rsidRPr="006B761B">
        <w:t>sales</w:t>
      </w:r>
      <w:r w:rsidR="00406306" w:rsidRPr="006B761B">
        <w:t>, we see significant market gains. Market revenue nearly doubled in 2014 and 2015 with the introduction of the Fitbit wristband and the Apple Watch</w:t>
      </w:r>
      <w:r w:rsidR="00653796" w:rsidRPr="006B761B">
        <w:t>, respectively</w:t>
      </w:r>
      <w:r w:rsidR="00406306" w:rsidRPr="006B761B">
        <w:t xml:space="preserve">. As seen in Figure </w:t>
      </w:r>
      <w:r w:rsidR="008C358C" w:rsidRPr="006B761B">
        <w:t>2</w:t>
      </w:r>
      <w:r w:rsidR="00406306" w:rsidRPr="006B761B">
        <w:t xml:space="preserve"> below, US wearables market revenue quadruple</w:t>
      </w:r>
      <w:r w:rsidR="008C358C" w:rsidRPr="006B761B">
        <w:t>d</w:t>
      </w:r>
      <w:r w:rsidR="00406306" w:rsidRPr="006B761B">
        <w:t xml:space="preserve"> from </w:t>
      </w:r>
      <w:r w:rsidR="006C6D8D" w:rsidRPr="006B761B">
        <w:t>$</w:t>
      </w:r>
      <w:r w:rsidR="00406306" w:rsidRPr="006B761B">
        <w:t xml:space="preserve">2.2 billion </w:t>
      </w:r>
      <w:r w:rsidR="006C6D8D" w:rsidRPr="006B761B">
        <w:t xml:space="preserve">(USD) </w:t>
      </w:r>
      <w:r w:rsidR="00406306" w:rsidRPr="006B761B">
        <w:t xml:space="preserve">in 2014 to </w:t>
      </w:r>
      <w:r w:rsidR="006C6D8D" w:rsidRPr="006B761B">
        <w:t>$</w:t>
      </w:r>
      <w:r w:rsidR="00406306" w:rsidRPr="006B761B">
        <w:t xml:space="preserve">9.7 billion </w:t>
      </w:r>
      <w:r w:rsidR="006C6D8D" w:rsidRPr="006B761B">
        <w:t xml:space="preserve">(USD) </w:t>
      </w:r>
      <w:r w:rsidR="00406306" w:rsidRPr="006B761B">
        <w:t>in 2019</w:t>
      </w:r>
      <w:sdt>
        <w:sdtPr>
          <w:id w:val="-852408858"/>
          <w:citation/>
        </w:sdtPr>
        <w:sdtContent>
          <w:r w:rsidR="00B06A8F" w:rsidRPr="00320995">
            <w:fldChar w:fldCharType="begin"/>
          </w:r>
          <w:r w:rsidR="00B06A8F" w:rsidRPr="006B761B">
            <w:instrText xml:space="preserve"> CITATION Com15 \l 1033 </w:instrText>
          </w:r>
          <w:r w:rsidR="00B06A8F" w:rsidRPr="00320995">
            <w:fldChar w:fldCharType="separate"/>
          </w:r>
          <w:r w:rsidR="00BC1624">
            <w:rPr>
              <w:noProof/>
            </w:rPr>
            <w:t xml:space="preserve"> [14]</w:t>
          </w:r>
          <w:r w:rsidR="00B06A8F" w:rsidRPr="00320995">
            <w:fldChar w:fldCharType="end"/>
          </w:r>
        </w:sdtContent>
      </w:sdt>
      <w:r w:rsidR="00406306" w:rsidRPr="006B761B">
        <w:t>.</w:t>
      </w:r>
    </w:p>
    <w:p w14:paraId="78A8B4F9" w14:textId="77777777" w:rsidR="00653796" w:rsidRPr="006B761B" w:rsidRDefault="00653796"/>
    <w:p w14:paraId="7B33A393" w14:textId="12585E59" w:rsidR="00653796" w:rsidRPr="006B761B" w:rsidRDefault="00653796">
      <w:bookmarkStart w:id="1" w:name="_30j0zll" w:colFirst="0" w:colLast="0"/>
      <w:bookmarkEnd w:id="1"/>
      <w:r w:rsidRPr="006B761B">
        <w:t xml:space="preserve">Currently, wearable technology is used by 56.7 million US adults </w:t>
      </w:r>
      <w:r w:rsidR="00A1223C" w:rsidRPr="006B761B">
        <w:t>(</w:t>
      </w:r>
      <w:r w:rsidRPr="006B761B">
        <w:t>about a quarter of the population</w:t>
      </w:r>
      <w:r w:rsidR="00A1223C" w:rsidRPr="006B761B">
        <w:t>)</w:t>
      </w:r>
      <w:r w:rsidRPr="006B761B">
        <w:t xml:space="preserve"> and over half of those use smartwatches</w:t>
      </w:r>
      <w:sdt>
        <w:sdtPr>
          <w:id w:val="-873066184"/>
          <w:citation/>
        </w:sdtPr>
        <w:sdtContent>
          <w:r w:rsidR="00107796" w:rsidRPr="00320995">
            <w:fldChar w:fldCharType="begin"/>
          </w:r>
          <w:r w:rsidR="00107796" w:rsidRPr="006B761B">
            <w:instrText xml:space="preserve"> CITATION Yor19 \l 1033 </w:instrText>
          </w:r>
          <w:r w:rsidR="00107796" w:rsidRPr="00320995">
            <w:fldChar w:fldCharType="separate"/>
          </w:r>
          <w:r w:rsidR="00BC1624">
            <w:rPr>
              <w:noProof/>
            </w:rPr>
            <w:t xml:space="preserve"> [15]</w:t>
          </w:r>
          <w:r w:rsidR="00107796" w:rsidRPr="00320995">
            <w:fldChar w:fldCharType="end"/>
          </w:r>
        </w:sdtContent>
      </w:sdt>
      <w:r w:rsidRPr="006B761B">
        <w:t>. Global market penetration is high. China currently leads market penetration, with 66% of Chinese adults owning a smartwatch or activity tracker</w:t>
      </w:r>
      <w:sdt>
        <w:sdtPr>
          <w:id w:val="134143457"/>
          <w:citation/>
        </w:sdtPr>
        <w:sdtContent>
          <w:r w:rsidR="00107796" w:rsidRPr="00320995">
            <w:fldChar w:fldCharType="begin"/>
          </w:r>
          <w:r w:rsidR="00107796" w:rsidRPr="006B761B">
            <w:instrText xml:space="preserve"> CITATION Yor19 \l 1033 </w:instrText>
          </w:r>
          <w:r w:rsidR="00107796" w:rsidRPr="00320995">
            <w:fldChar w:fldCharType="separate"/>
          </w:r>
          <w:r w:rsidR="00BC1624">
            <w:rPr>
              <w:noProof/>
            </w:rPr>
            <w:t xml:space="preserve"> [15]</w:t>
          </w:r>
          <w:r w:rsidR="00107796" w:rsidRPr="00320995">
            <w:fldChar w:fldCharType="end"/>
          </w:r>
        </w:sdtContent>
      </w:sdt>
      <w:r w:rsidRPr="006B761B">
        <w:t>.</w:t>
      </w:r>
    </w:p>
    <w:p w14:paraId="071726A2" w14:textId="77777777" w:rsidR="001D1AAF" w:rsidRPr="006B761B" w:rsidRDefault="001D1AAF"/>
    <w:p w14:paraId="1E31BB71" w14:textId="77777777" w:rsidR="00450CD0" w:rsidRPr="006B761B" w:rsidRDefault="004368C8" w:rsidP="00980B5C">
      <w:pPr>
        <w:keepNext/>
        <w:keepLines/>
      </w:pPr>
      <w:r w:rsidRPr="003F6F20">
        <w:rPr>
          <w:noProof/>
        </w:rPr>
        <w:lastRenderedPageBreak/>
        <w:drawing>
          <wp:inline distT="0" distB="0" distL="0" distR="0" wp14:anchorId="78E8F9C9" wp14:editId="1A565577">
            <wp:extent cx="3967701" cy="517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9059" cy="5228644"/>
                    </a:xfrm>
                    <a:prstGeom prst="rect">
                      <a:avLst/>
                    </a:prstGeom>
                  </pic:spPr>
                </pic:pic>
              </a:graphicData>
            </a:graphic>
          </wp:inline>
        </w:drawing>
      </w:r>
    </w:p>
    <w:p w14:paraId="74F0A66E" w14:textId="19E9EF54" w:rsidR="001D1AAF" w:rsidRPr="006B761B" w:rsidRDefault="00450CD0" w:rsidP="00980B5C">
      <w:pPr>
        <w:pStyle w:val="Caption"/>
        <w:rPr>
          <w:rFonts w:eastAsia="Helvetica Neue" w:cs="Helvetica Neue"/>
        </w:rPr>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2</w:t>
      </w:r>
      <w:r w:rsidR="00AE43BD" w:rsidRPr="00320995">
        <w:rPr>
          <w:noProof/>
        </w:rPr>
        <w:fldChar w:fldCharType="end"/>
      </w:r>
      <w:r w:rsidRPr="006B761B">
        <w:t>: US Consumer Wearable Revenue 2014-2019</w:t>
      </w:r>
      <w:r w:rsidR="00107796" w:rsidRPr="006B761B">
        <w:t xml:space="preserve"> </w:t>
      </w:r>
      <w:sdt>
        <w:sdtPr>
          <w:id w:val="-975142998"/>
          <w:citation/>
        </w:sdtPr>
        <w:sdtContent>
          <w:r w:rsidR="00B06A8F" w:rsidRPr="00320995">
            <w:fldChar w:fldCharType="begin"/>
          </w:r>
          <w:r w:rsidR="00B06A8F" w:rsidRPr="006B761B">
            <w:instrText xml:space="preserve"> CITATION Com15 \l 1033 </w:instrText>
          </w:r>
          <w:r w:rsidR="00B06A8F" w:rsidRPr="00320995">
            <w:fldChar w:fldCharType="separate"/>
          </w:r>
          <w:r w:rsidR="00BC1624" w:rsidRPr="00BC1624">
            <w:rPr>
              <w:noProof/>
            </w:rPr>
            <w:t>[14]</w:t>
          </w:r>
          <w:r w:rsidR="00B06A8F" w:rsidRPr="00320995">
            <w:fldChar w:fldCharType="end"/>
          </w:r>
        </w:sdtContent>
      </w:sdt>
    </w:p>
    <w:p w14:paraId="4F2DB5A2" w14:textId="77777777" w:rsidR="00123BFF" w:rsidRPr="006B761B" w:rsidRDefault="00123BFF" w:rsidP="001A4F9D">
      <w:pPr>
        <w:pStyle w:val="Heading2"/>
      </w:pPr>
    </w:p>
    <w:p w14:paraId="279DE271" w14:textId="77777777" w:rsidR="001D1AAF" w:rsidRPr="006B761B" w:rsidRDefault="00406306" w:rsidP="00135DBD">
      <w:pPr>
        <w:pStyle w:val="Heading3"/>
      </w:pPr>
      <w:r w:rsidRPr="006B761B">
        <w:t>Market Outlook and Forecast</w:t>
      </w:r>
    </w:p>
    <w:p w14:paraId="6F04D3AD" w14:textId="77777777" w:rsidR="001D1AAF" w:rsidRPr="006B761B" w:rsidRDefault="001D1AAF">
      <w:pPr>
        <w:rPr>
          <w:shd w:val="clear" w:color="auto" w:fill="F9F9F9"/>
        </w:rPr>
      </w:pPr>
    </w:p>
    <w:p w14:paraId="273990C1" w14:textId="72025629" w:rsidR="00653796" w:rsidRPr="006B761B" w:rsidRDefault="00406306">
      <w:r w:rsidRPr="006B761B">
        <w:t>The wearable technology market is expected to remain in a growth stage. Analysts predict a promising future, with CAGR predicted between +16% (2016-2022)</w:t>
      </w:r>
      <w:r w:rsidR="008917E8" w:rsidRPr="006B761B">
        <w:t xml:space="preserve"> </w:t>
      </w:r>
      <w:sdt>
        <w:sdtPr>
          <w:id w:val="-1137406617"/>
          <w:citation/>
        </w:sdtPr>
        <w:sdtContent>
          <w:r w:rsidR="008917E8" w:rsidRPr="00320995">
            <w:fldChar w:fldCharType="begin"/>
          </w:r>
          <w:r w:rsidR="008917E8" w:rsidRPr="006B761B">
            <w:instrText xml:space="preserve"> CITATION Mar19 \l 1033 </w:instrText>
          </w:r>
          <w:r w:rsidR="008917E8" w:rsidRPr="00320995">
            <w:fldChar w:fldCharType="separate"/>
          </w:r>
          <w:r w:rsidR="00BC1624">
            <w:rPr>
              <w:noProof/>
            </w:rPr>
            <w:t>[16]</w:t>
          </w:r>
          <w:r w:rsidR="008917E8" w:rsidRPr="00320995">
            <w:fldChar w:fldCharType="end"/>
          </w:r>
        </w:sdtContent>
      </w:sdt>
      <w:r w:rsidR="008917E8" w:rsidRPr="006B761B">
        <w:t xml:space="preserve"> </w:t>
      </w:r>
      <w:r w:rsidRPr="006B761B">
        <w:t>and +19</w:t>
      </w:r>
      <w:r w:rsidR="00236FC4" w:rsidRPr="006B761B">
        <w:t>%</w:t>
      </w:r>
      <w:r w:rsidRPr="006B761B">
        <w:t xml:space="preserve"> (2019-2024)</w:t>
      </w:r>
      <w:sdt>
        <w:sdtPr>
          <w:id w:val="-505207763"/>
          <w:citation/>
        </w:sdtPr>
        <w:sdtContent>
          <w:r w:rsidR="001D7414" w:rsidRPr="00320995">
            <w:fldChar w:fldCharType="begin"/>
          </w:r>
          <w:r w:rsidR="00A459B6" w:rsidRPr="006B761B">
            <w:instrText xml:space="preserve">CITATION Mor19 \l 1033 </w:instrText>
          </w:r>
          <w:r w:rsidR="001D7414" w:rsidRPr="00320995">
            <w:fldChar w:fldCharType="separate"/>
          </w:r>
          <w:r w:rsidR="00BC1624">
            <w:rPr>
              <w:noProof/>
            </w:rPr>
            <w:t xml:space="preserve"> [17]</w:t>
          </w:r>
          <w:r w:rsidR="001D7414" w:rsidRPr="00320995">
            <w:fldChar w:fldCharType="end"/>
          </w:r>
        </w:sdtContent>
      </w:sdt>
      <w:r w:rsidRPr="006B761B">
        <w:t>.</w:t>
      </w:r>
      <w:r w:rsidR="008C358C" w:rsidRPr="006B761B">
        <w:t xml:space="preserve"> </w:t>
      </w:r>
    </w:p>
    <w:p w14:paraId="66730E28" w14:textId="77777777" w:rsidR="00653796" w:rsidRPr="006B761B" w:rsidRDefault="00653796"/>
    <w:p w14:paraId="66F310C3" w14:textId="62150950" w:rsidR="00653796" w:rsidRPr="006B761B" w:rsidRDefault="00653796">
      <w:r w:rsidRPr="006B761B">
        <w:t>The acceptance and ownership of wearables is multiplying quickly</w:t>
      </w:r>
      <w:sdt>
        <w:sdtPr>
          <w:id w:val="1878504284"/>
          <w:citation/>
        </w:sdtPr>
        <w:sdtContent>
          <w:r w:rsidR="001D668D" w:rsidRPr="00320995">
            <w:fldChar w:fldCharType="begin"/>
          </w:r>
          <w:r w:rsidR="001D668D" w:rsidRPr="006B761B">
            <w:instrText xml:space="preserve"> CITATION Gar17 \l 1033 </w:instrText>
          </w:r>
          <w:r w:rsidR="001D668D" w:rsidRPr="00320995">
            <w:fldChar w:fldCharType="separate"/>
          </w:r>
          <w:r w:rsidR="00BC1624">
            <w:rPr>
              <w:noProof/>
            </w:rPr>
            <w:t xml:space="preserve"> [18]</w:t>
          </w:r>
          <w:r w:rsidR="001D668D" w:rsidRPr="00320995">
            <w:fldChar w:fldCharType="end"/>
          </w:r>
        </w:sdtContent>
      </w:sdt>
      <w:r w:rsidRPr="006B761B">
        <w:t>. Market penetration for US wearable users is expected to reach 67 million adults in 2022</w:t>
      </w:r>
      <w:r w:rsidR="008917E8" w:rsidRPr="006B761B">
        <w:t xml:space="preserve"> </w:t>
      </w:r>
      <w:sdt>
        <w:sdtPr>
          <w:id w:val="1659265219"/>
          <w:citation/>
        </w:sdt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[14]</w:t>
          </w:r>
          <w:r w:rsidR="001D668D" w:rsidRPr="00320995">
            <w:fldChar w:fldCharType="end"/>
          </w:r>
        </w:sdtContent>
      </w:sdt>
      <w:r w:rsidRPr="006B761B">
        <w:t>, an 18% increase from 2018</w:t>
      </w:r>
      <w:r w:rsidR="008917E8" w:rsidRPr="006B761B">
        <w:t xml:space="preserve"> </w:t>
      </w:r>
      <w:sdt>
        <w:sdtPr>
          <w:id w:val="1128045690"/>
          <w:citation/>
        </w:sdt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[14]</w:t>
          </w:r>
          <w:r w:rsidR="001D668D" w:rsidRPr="00320995">
            <w:fldChar w:fldCharType="end"/>
          </w:r>
        </w:sdtContent>
      </w:sdt>
      <w:r w:rsidRPr="006B761B">
        <w:t xml:space="preserve">. Global wearables revenue is predicted to quadruple from $16 billion (USD) to over $73 billion (USD) in 2022. </w:t>
      </w:r>
    </w:p>
    <w:p w14:paraId="15D6E8D3" w14:textId="77777777" w:rsidR="00653796" w:rsidRPr="006B761B" w:rsidRDefault="00653796"/>
    <w:p w14:paraId="70AEB447" w14:textId="77777777" w:rsidR="0007625B" w:rsidRPr="006B761B" w:rsidRDefault="00653796">
      <w:r w:rsidRPr="006B761B">
        <w:t>Although double-digit growth is predicted, the future of a</w:t>
      </w:r>
      <w:r w:rsidR="001F6054" w:rsidRPr="006B761B">
        <w:t>ny</w:t>
      </w:r>
      <w:r w:rsidRPr="006B761B">
        <w:t xml:space="preserve"> new market is not as </w:t>
      </w:r>
      <w:r w:rsidR="001F6054" w:rsidRPr="006B761B">
        <w:t>predictable</w:t>
      </w:r>
      <w:r w:rsidRPr="006B761B">
        <w:t xml:space="preserve"> as th</w:t>
      </w:r>
      <w:r w:rsidR="001F6054" w:rsidRPr="006B761B">
        <w:t>e outlook for</w:t>
      </w:r>
      <w:r w:rsidRPr="006B761B">
        <w:t xml:space="preserve"> </w:t>
      </w:r>
      <w:r w:rsidR="001D773D" w:rsidRPr="006B761B">
        <w:t xml:space="preserve">a </w:t>
      </w:r>
      <w:r w:rsidRPr="006B761B">
        <w:t>mature market. Previous revenue pr</w:t>
      </w:r>
      <w:r w:rsidR="0007625B" w:rsidRPr="006B761B">
        <w:t>edic</w:t>
      </w:r>
      <w:r w:rsidRPr="006B761B">
        <w:t xml:space="preserve">tions </w:t>
      </w:r>
      <w:r w:rsidR="001F6054" w:rsidRPr="006B761B">
        <w:t xml:space="preserve">for wearable devices </w:t>
      </w:r>
      <w:r w:rsidRPr="006B761B">
        <w:t xml:space="preserve">have been higher than actual earnings. </w:t>
      </w:r>
      <w:r w:rsidR="0007625B" w:rsidRPr="006B761B">
        <w:t xml:space="preserve">Consumers haven’t </w:t>
      </w:r>
      <w:r w:rsidR="0007625B" w:rsidRPr="006B761B">
        <w:lastRenderedPageBreak/>
        <w:t xml:space="preserve">welcomed items such as Google Glass or virtual reality headsets as quickly as expected. However, analysts anticipate that consumer behavior </w:t>
      </w:r>
      <w:r w:rsidR="001F6054" w:rsidRPr="006B761B">
        <w:t>is changing</w:t>
      </w:r>
      <w:r w:rsidR="0007625B" w:rsidRPr="006B761B">
        <w:t xml:space="preserve"> as technological advances in wearables become more exciting and beneficial to people’s lives, and as the construction of items becomes more stylish. An example of this is the hybrid watch trend, a growing market of</w:t>
      </w:r>
      <w:r w:rsidR="001F6054" w:rsidRPr="006B761B">
        <w:t xml:space="preserve"> traditional-looking watches with the features of a</w:t>
      </w:r>
      <w:r w:rsidR="0007625B" w:rsidRPr="006B761B">
        <w:t xml:space="preserve"> smartwatch.</w:t>
      </w:r>
    </w:p>
    <w:p w14:paraId="7946E886" w14:textId="77777777" w:rsidR="0007625B" w:rsidRPr="006B761B" w:rsidRDefault="0007625B"/>
    <w:p w14:paraId="305349B4" w14:textId="03F23180" w:rsidR="00653796" w:rsidRPr="006B761B" w:rsidRDefault="00653796">
      <w:r w:rsidRPr="006B761B">
        <w:t>Fluctuation is high in wearable submarkets. Activity trackers were nearly the whole market in 2014, but their market share steadily decreased while smartwatches overtook them and also grew the market</w:t>
      </w:r>
      <w:sdt>
        <w:sdtPr>
          <w:id w:val="765663089"/>
          <w:citation/>
        </w:sdtPr>
        <w:sdtContent>
          <w:r w:rsidR="001D668D" w:rsidRPr="00320995">
            <w:fldChar w:fldCharType="begin"/>
          </w:r>
          <w:r w:rsidR="001D668D" w:rsidRPr="006B761B">
            <w:instrText xml:space="preserve"> CITATION Con15 \l 1033 </w:instrText>
          </w:r>
          <w:r w:rsidR="001D668D" w:rsidRPr="00320995">
            <w:fldChar w:fldCharType="separate"/>
          </w:r>
          <w:r w:rsidR="00BC1624">
            <w:rPr>
              <w:noProof/>
            </w:rPr>
            <w:t xml:space="preserve"> [19]</w:t>
          </w:r>
          <w:r w:rsidR="001D668D" w:rsidRPr="00320995">
            <w:fldChar w:fldCharType="end"/>
          </w:r>
        </w:sdtContent>
      </w:sdt>
      <w:r w:rsidRPr="006B761B">
        <w:t>.</w:t>
      </w:r>
      <w:r w:rsidR="0007625B" w:rsidRPr="006B761B">
        <w:t xml:space="preserve"> Other submarkets, such as hearables, will grow and increase total market revenue.</w:t>
      </w:r>
    </w:p>
    <w:p w14:paraId="063F3CF6" w14:textId="77777777" w:rsidR="00CB6554" w:rsidRPr="006B761B" w:rsidRDefault="00CB6554"/>
    <w:p w14:paraId="4312502E" w14:textId="77777777" w:rsidR="001D1AAF" w:rsidRPr="006B761B" w:rsidRDefault="00406306" w:rsidP="00135DBD">
      <w:pPr>
        <w:pStyle w:val="Heading3"/>
      </w:pPr>
      <w:r w:rsidRPr="006B761B">
        <w:t>Market Segmentation</w:t>
      </w:r>
    </w:p>
    <w:p w14:paraId="309AD1FF" w14:textId="77777777" w:rsidR="001D1AAF" w:rsidRPr="006B761B" w:rsidRDefault="001D1AAF">
      <w:pPr>
        <w:rPr>
          <w:shd w:val="clear" w:color="auto" w:fill="F9F9F9"/>
        </w:rPr>
      </w:pPr>
    </w:p>
    <w:p w14:paraId="3E7702F2" w14:textId="77777777" w:rsidR="001D1AAF" w:rsidRPr="006B761B" w:rsidRDefault="00406306" w:rsidP="00135DBD">
      <w:pPr>
        <w:pStyle w:val="Heading4"/>
      </w:pPr>
      <w:r w:rsidRPr="006B761B">
        <w:t>Smartwatches</w:t>
      </w:r>
    </w:p>
    <w:p w14:paraId="76B8D98C" w14:textId="77777777" w:rsidR="001F6054" w:rsidRPr="006B761B" w:rsidRDefault="001F6054"/>
    <w:p w14:paraId="2C7ED5AF" w14:textId="28E4EBD1" w:rsidR="001D1AAF" w:rsidRPr="006B761B" w:rsidRDefault="00406306">
      <w:r w:rsidRPr="006B761B">
        <w:t>Smartwatches</w:t>
      </w:r>
      <w:r w:rsidR="008F2DF1" w:rsidRPr="006B761B">
        <w:t>, like the Apple Watch,</w:t>
      </w:r>
      <w:r w:rsidRPr="006B761B">
        <w:t xml:space="preserve"> dominate the </w:t>
      </w:r>
      <w:r w:rsidR="009C20F1" w:rsidRPr="006B761B">
        <w:t xml:space="preserve">current </w:t>
      </w:r>
      <w:r w:rsidRPr="006B761B">
        <w:t xml:space="preserve">wearable </w:t>
      </w:r>
      <w:r w:rsidR="009C20F1" w:rsidRPr="006B761B">
        <w:t xml:space="preserve">device </w:t>
      </w:r>
      <w:r w:rsidRPr="006B761B">
        <w:t xml:space="preserve">market, </w:t>
      </w:r>
      <w:r w:rsidR="009C20F1" w:rsidRPr="006B761B">
        <w:t>making up</w:t>
      </w:r>
      <w:r w:rsidRPr="006B761B">
        <w:t xml:space="preserve"> about half of market</w:t>
      </w:r>
      <w:r w:rsidR="00236FC4" w:rsidRPr="006B761B">
        <w:t xml:space="preserve"> revenue</w:t>
      </w:r>
      <w:sdt>
        <w:sdtPr>
          <w:id w:val="-511532111"/>
          <w:citation/>
        </w:sdt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 xml:space="preserve"> [14]</w:t>
          </w:r>
          <w:r w:rsidR="001D668D" w:rsidRPr="00320995">
            <w:fldChar w:fldCharType="end"/>
          </w:r>
        </w:sdtContent>
      </w:sdt>
      <w:r w:rsidR="00CC155C" w:rsidRPr="006B761B">
        <w:t>,</w:t>
      </w:r>
      <w:sdt>
        <w:sdtPr>
          <w:id w:val="-1382397086"/>
          <w:citation/>
        </w:sdtPr>
        <w:sdtContent>
          <w:r w:rsidR="008309D7" w:rsidRPr="00320995">
            <w:fldChar w:fldCharType="begin"/>
          </w:r>
          <w:r w:rsidR="008309D7" w:rsidRPr="006B761B">
            <w:instrText xml:space="preserve"> CITATION Ber19 \l 1033 </w:instrText>
          </w:r>
          <w:r w:rsidR="008309D7" w:rsidRPr="00320995">
            <w:fldChar w:fldCharType="separate"/>
          </w:r>
          <w:r w:rsidR="00BC1624">
            <w:rPr>
              <w:noProof/>
            </w:rPr>
            <w:t xml:space="preserve"> [20]</w:t>
          </w:r>
          <w:r w:rsidR="008309D7" w:rsidRPr="00320995">
            <w:fldChar w:fldCharType="end"/>
          </w:r>
        </w:sdtContent>
      </w:sdt>
      <w:r w:rsidRPr="006B761B">
        <w:t xml:space="preserve">. Hybrid watches, which look like traditional watches but </w:t>
      </w:r>
      <w:r w:rsidR="009C20F1" w:rsidRPr="006B761B">
        <w:t>act like</w:t>
      </w:r>
      <w:r w:rsidRPr="006B761B">
        <w:t xml:space="preserve"> smartwatch</w:t>
      </w:r>
      <w:r w:rsidR="009C20F1" w:rsidRPr="006B761B">
        <w:t>es</w:t>
      </w:r>
      <w:r w:rsidRPr="006B761B">
        <w:t>, are new to the market and quickly selling to consumers who appreciate wearing a watch with a traditional watch face instead of a screen.</w:t>
      </w:r>
    </w:p>
    <w:p w14:paraId="18D85DF0" w14:textId="77777777" w:rsidR="001D1AAF" w:rsidRPr="006B761B" w:rsidRDefault="001D1AAF"/>
    <w:p w14:paraId="3F987EFA" w14:textId="77777777" w:rsidR="001D1AAF" w:rsidRPr="006B761B" w:rsidRDefault="00406306" w:rsidP="00135DBD">
      <w:pPr>
        <w:pStyle w:val="Heading4"/>
      </w:pPr>
      <w:r w:rsidRPr="006B761B">
        <w:t xml:space="preserve">Activity </w:t>
      </w:r>
      <w:r w:rsidR="00AF7C8D" w:rsidRPr="006B761B">
        <w:t>Trackers</w:t>
      </w:r>
    </w:p>
    <w:p w14:paraId="584C1EE6" w14:textId="77777777" w:rsidR="001F6054" w:rsidRPr="006B761B" w:rsidRDefault="001F6054"/>
    <w:p w14:paraId="7B4A54D6" w14:textId="77777777" w:rsidR="001D1AAF" w:rsidRPr="006B761B" w:rsidRDefault="00406306">
      <w:r w:rsidRPr="006B761B">
        <w:t xml:space="preserve">Activity trackers, </w:t>
      </w:r>
      <w:r w:rsidR="008F2DF1" w:rsidRPr="006B761B">
        <w:t xml:space="preserve">or fitness trackers, are </w:t>
      </w:r>
      <w:r w:rsidRPr="006B761B">
        <w:t>often known by the popular brand name Fitbit</w:t>
      </w:r>
      <w:r w:rsidR="008F2DF1" w:rsidRPr="006B761B">
        <w:t xml:space="preserve">. They </w:t>
      </w:r>
      <w:r w:rsidRPr="006B761B">
        <w:t xml:space="preserve">are typically bands worn around the wrist, but may clips or </w:t>
      </w:r>
      <w:r w:rsidR="008C358C" w:rsidRPr="006B761B">
        <w:t xml:space="preserve">pieces of </w:t>
      </w:r>
      <w:r w:rsidRPr="006B761B">
        <w:t xml:space="preserve">jewelry. They track </w:t>
      </w:r>
      <w:r w:rsidR="008F2DF1" w:rsidRPr="006B761B">
        <w:t>individual user statistics,</w:t>
      </w:r>
      <w:r w:rsidRPr="006B761B">
        <w:t xml:space="preserve"> such as distance walked, flights climbed, and </w:t>
      </w:r>
      <w:r w:rsidR="00236FC4" w:rsidRPr="006B761B">
        <w:t>heart rate</w:t>
      </w:r>
      <w:r w:rsidRPr="006B761B">
        <w:t xml:space="preserve">. </w:t>
      </w:r>
      <w:r w:rsidR="008F2DF1" w:rsidRPr="006B761B">
        <w:t xml:space="preserve">Some fitness trackers operate independently while others make use of </w:t>
      </w:r>
      <w:r w:rsidRPr="006B761B">
        <w:t>app and smartphone integration.</w:t>
      </w:r>
      <w:r w:rsidR="00236FC4" w:rsidRPr="006B761B">
        <w:t xml:space="preserve"> Activity trackers have more total shipments than other wearables, but sales are declining as users replace them with </w:t>
      </w:r>
      <w:r w:rsidR="001F6054" w:rsidRPr="006B761B">
        <w:t>more advanced</w:t>
      </w:r>
      <w:r w:rsidR="00236FC4" w:rsidRPr="006B761B">
        <w:t xml:space="preserve"> wearables</w:t>
      </w:r>
      <w:r w:rsidR="008F2DF1" w:rsidRPr="006B761B">
        <w:t>,</w:t>
      </w:r>
      <w:r w:rsidR="00236FC4" w:rsidRPr="006B761B">
        <w:t xml:space="preserve"> or </w:t>
      </w:r>
      <w:r w:rsidR="001F6054" w:rsidRPr="006B761B">
        <w:t xml:space="preserve">simply </w:t>
      </w:r>
      <w:r w:rsidR="00236FC4" w:rsidRPr="006B761B">
        <w:t xml:space="preserve">use </w:t>
      </w:r>
      <w:r w:rsidR="008F2DF1" w:rsidRPr="006B761B">
        <w:t xml:space="preserve">the activity tracking features built-in to </w:t>
      </w:r>
      <w:r w:rsidR="00236FC4" w:rsidRPr="006B761B">
        <w:t>their smartphones.</w:t>
      </w:r>
    </w:p>
    <w:p w14:paraId="6DA59C89" w14:textId="77777777" w:rsidR="001D1AAF" w:rsidRPr="006B761B" w:rsidRDefault="001D1AAF"/>
    <w:p w14:paraId="05732B49" w14:textId="77777777" w:rsidR="001D1AAF" w:rsidRPr="006B761B" w:rsidRDefault="00406306" w:rsidP="00135DBD">
      <w:pPr>
        <w:pStyle w:val="Heading4"/>
      </w:pPr>
      <w:r w:rsidRPr="006B761B">
        <w:t xml:space="preserve">Smart </w:t>
      </w:r>
      <w:r w:rsidR="00AF7C8D" w:rsidRPr="006B761B">
        <w:t>H</w:t>
      </w:r>
      <w:r w:rsidRPr="006B761B">
        <w:t>eadphones (</w:t>
      </w:r>
      <w:r w:rsidR="00AF7C8D" w:rsidRPr="006B761B">
        <w:t>H</w:t>
      </w:r>
      <w:r w:rsidRPr="006B761B">
        <w:t>earables)</w:t>
      </w:r>
    </w:p>
    <w:p w14:paraId="2E503835" w14:textId="77777777" w:rsidR="001F6054" w:rsidRPr="006B761B" w:rsidRDefault="001F6054"/>
    <w:p w14:paraId="568914EE" w14:textId="7B338593" w:rsidR="001D1AAF" w:rsidRPr="006B761B" w:rsidRDefault="00406306">
      <w:r w:rsidRPr="006B761B">
        <w:t xml:space="preserve">Hearables are </w:t>
      </w:r>
      <w:r w:rsidR="00236FC4" w:rsidRPr="006B761B">
        <w:t>expected to be</w:t>
      </w:r>
      <w:r w:rsidRPr="006B761B">
        <w:t xml:space="preserve"> the biggest growth segment of the wearable technology market</w:t>
      </w:r>
      <w:sdt>
        <w:sdtPr>
          <w:id w:val="1006325107"/>
          <w:citation/>
        </w:sdt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 xml:space="preserve"> [14]</w:t>
          </w:r>
          <w:r w:rsidR="001D668D" w:rsidRPr="00320995">
            <w:fldChar w:fldCharType="end"/>
          </w:r>
        </w:sdtContent>
      </w:sdt>
      <w:r w:rsidRPr="006B761B">
        <w:rPr>
          <w:color w:val="38393C"/>
          <w:sz w:val="27"/>
          <w:szCs w:val="27"/>
          <w:highlight w:val="white"/>
        </w:rPr>
        <w:t>.</w:t>
      </w:r>
      <w:r w:rsidRPr="006B761B">
        <w:t xml:space="preserve"> </w:t>
      </w:r>
      <w:r w:rsidR="00236FC4" w:rsidRPr="006B761B">
        <w:t xml:space="preserve">Technology companies such as Samsung, Google, and Apple as well as audio equipment companies such as Bose and Sony </w:t>
      </w:r>
      <w:r w:rsidR="00BC39D9" w:rsidRPr="006B761B">
        <w:t xml:space="preserve">have products in this category. </w:t>
      </w:r>
      <w:r w:rsidRPr="006B761B">
        <w:t xml:space="preserve">Most </w:t>
      </w:r>
      <w:r w:rsidR="00BC39D9" w:rsidRPr="006B761B">
        <w:t xml:space="preserve">hearables play music, take calls, and include </w:t>
      </w:r>
      <w:r w:rsidRPr="006B761B">
        <w:t>integrat</w:t>
      </w:r>
      <w:r w:rsidR="00BC39D9" w:rsidRPr="006B761B">
        <w:t>ion</w:t>
      </w:r>
      <w:r w:rsidRPr="006B761B">
        <w:t xml:space="preserve"> with a digital assistant. Some offer specialized hearing assistance or translation</w:t>
      </w:r>
      <w:r w:rsidR="00BC39D9" w:rsidRPr="006B761B">
        <w:t xml:space="preserve"> services</w:t>
      </w:r>
      <w:r w:rsidRPr="006B761B">
        <w:t>. There is some crossover with the hearing aid market.</w:t>
      </w:r>
    </w:p>
    <w:p w14:paraId="63F4D9D5" w14:textId="77777777" w:rsidR="000037DD" w:rsidRPr="006B761B" w:rsidRDefault="000037DD"/>
    <w:p w14:paraId="4355A562" w14:textId="77777777" w:rsidR="001D1AAF" w:rsidRPr="006B761B" w:rsidRDefault="00406306" w:rsidP="00207804">
      <w:pPr>
        <w:pStyle w:val="Heading4"/>
        <w:keepNext/>
        <w:keepLines/>
      </w:pPr>
      <w:r w:rsidRPr="006B761B">
        <w:lastRenderedPageBreak/>
        <w:t xml:space="preserve">Virtual </w:t>
      </w:r>
      <w:r w:rsidR="00AF7C8D" w:rsidRPr="006B761B">
        <w:t>R</w:t>
      </w:r>
      <w:r w:rsidRPr="006B761B">
        <w:t xml:space="preserve">eality (VR) and </w:t>
      </w:r>
      <w:r w:rsidR="00AF7C8D" w:rsidRPr="006B761B">
        <w:t>A</w:t>
      </w:r>
      <w:r w:rsidRPr="006B761B">
        <w:t xml:space="preserve">ugmented </w:t>
      </w:r>
      <w:r w:rsidR="00AF7C8D" w:rsidRPr="006B761B">
        <w:t>R</w:t>
      </w:r>
      <w:r w:rsidRPr="006B761B">
        <w:t>eality (AR)</w:t>
      </w:r>
    </w:p>
    <w:p w14:paraId="47B674BF" w14:textId="77777777" w:rsidR="00D52166" w:rsidRPr="006B761B" w:rsidRDefault="00D52166" w:rsidP="00207804">
      <w:pPr>
        <w:keepNext/>
        <w:keepLines/>
      </w:pPr>
    </w:p>
    <w:p w14:paraId="3DA99C8D" w14:textId="77777777" w:rsidR="00450CD0" w:rsidRPr="006B761B" w:rsidRDefault="00406306" w:rsidP="00207804">
      <w:pPr>
        <w:keepNext/>
        <w:keepLines/>
      </w:pPr>
      <w:r w:rsidRPr="006B761B">
        <w:t xml:space="preserve">Virtual reality and augmented reality </w:t>
      </w:r>
      <w:r w:rsidR="00BC39D9" w:rsidRPr="006B761B">
        <w:t xml:space="preserve">devices include </w:t>
      </w:r>
      <w:r w:rsidRPr="006B761B">
        <w:t xml:space="preserve">headsets </w:t>
      </w:r>
      <w:r w:rsidR="00BC39D9" w:rsidRPr="006B761B">
        <w:t xml:space="preserve">or glasses that </w:t>
      </w:r>
      <w:r w:rsidRPr="006B761B">
        <w:t>alter the wearer’s view either completely or partially. Th</w:t>
      </w:r>
      <w:r w:rsidR="008F2DF1" w:rsidRPr="006B761B">
        <w:t xml:space="preserve">ey may </w:t>
      </w:r>
      <w:r w:rsidRPr="006B761B">
        <w:t>also be called head-mounted display</w:t>
      </w:r>
      <w:r w:rsidR="008F2DF1" w:rsidRPr="006B761B">
        <w:t>s</w:t>
      </w:r>
      <w:r w:rsidRPr="006B761B">
        <w:t>.</w:t>
      </w:r>
      <w:r w:rsidR="00BC39D9" w:rsidRPr="006B761B">
        <w:t xml:space="preserve"> </w:t>
      </w:r>
      <w:r w:rsidR="00D52166" w:rsidRPr="006B761B">
        <w:t>The a</w:t>
      </w:r>
      <w:r w:rsidR="00BC39D9" w:rsidRPr="006B761B">
        <w:t xml:space="preserve">ppearance of </w:t>
      </w:r>
      <w:r w:rsidR="00D52166" w:rsidRPr="006B761B">
        <w:t xml:space="preserve">these </w:t>
      </w:r>
      <w:r w:rsidR="00BC39D9" w:rsidRPr="006B761B">
        <w:t xml:space="preserve">devices </w:t>
      </w:r>
      <w:r w:rsidR="00D52166" w:rsidRPr="006B761B">
        <w:t>varies</w:t>
      </w:r>
      <w:r w:rsidR="00BC39D9" w:rsidRPr="006B761B">
        <w:t xml:space="preserve"> </w:t>
      </w:r>
      <w:r w:rsidR="00682CC6" w:rsidRPr="006B761B">
        <w:t xml:space="preserve">widely, </w:t>
      </w:r>
      <w:r w:rsidR="00BC39D9" w:rsidRPr="006B761B">
        <w:t>from standard-looking glasses to helmets</w:t>
      </w:r>
      <w:r w:rsidR="00AB72AC" w:rsidRPr="006B761B">
        <w:t>. VR devices have a variety of price points, while AR devices tend to be several hundred dollars or more.</w:t>
      </w:r>
    </w:p>
    <w:p w14:paraId="2EE7ACE8" w14:textId="77777777" w:rsidR="00123BFF" w:rsidRPr="006B761B" w:rsidRDefault="00123BFF"/>
    <w:p w14:paraId="08E11867" w14:textId="77777777" w:rsidR="00863377" w:rsidRPr="006B761B" w:rsidRDefault="00863377" w:rsidP="00320995">
      <w:r w:rsidRPr="003F6F20">
        <w:rPr>
          <w:noProof/>
        </w:rPr>
        <w:drawing>
          <wp:inline distT="0" distB="0" distL="0" distR="0" wp14:anchorId="173C7352" wp14:editId="40A47E9B">
            <wp:extent cx="5923722" cy="3633746"/>
            <wp:effectExtent l="0" t="0" r="7620" b="11430"/>
            <wp:docPr id="4" name="Chart 4">
              <a:extLst xmlns:a="http://schemas.openxmlformats.org/drawingml/2006/main">
                <a:ext uri="{FF2B5EF4-FFF2-40B4-BE49-F238E27FC236}">
                  <a16:creationId xmlns:a16="http://schemas.microsoft.com/office/drawing/2014/main" id="{6E40737C-BC91-AA45-84C9-E344FFAB9C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71CBE9" w14:textId="2F51AFF2" w:rsidR="00450CD0" w:rsidRPr="006B761B" w:rsidRDefault="00450CD0" w:rsidP="00980B5C">
      <w:pPr>
        <w:pStyle w:val="Caption"/>
        <w:rPr>
          <w:rFonts w:eastAsia="Helvetica Neue" w:cs="Helvetica Neue"/>
          <w:color w:val="000000"/>
          <w14:textFill>
            <w14:solidFill>
              <w14:srgbClr w14:val="000000">
                <w14:lumMod w14:val="75000"/>
              </w14:srgbClr>
            </w14:solidFill>
          </w14:textFill>
        </w:rPr>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3</w:t>
      </w:r>
      <w:r w:rsidR="00AE43BD" w:rsidRPr="00320995">
        <w:rPr>
          <w:noProof/>
        </w:rPr>
        <w:fldChar w:fldCharType="end"/>
      </w:r>
      <w:r w:rsidRPr="006B761B">
        <w:t>: Segments of Consumer Electronics Industry</w:t>
      </w:r>
      <w:r w:rsidR="000F5B8A" w:rsidRPr="006B761B">
        <w:t xml:space="preserve"> (by %)</w:t>
      </w:r>
      <w:sdt>
        <w:sdtPr>
          <w:id w:val="836275715"/>
          <w:citation/>
        </w:sdtPr>
        <w:sdtContent>
          <w:r w:rsidR="005C3C5A" w:rsidRPr="00320995">
            <w:fldChar w:fldCharType="begin"/>
          </w:r>
          <w:r w:rsidR="005C3C5A" w:rsidRPr="006B761B">
            <w:instrText xml:space="preserve"> CITATION Olo19 \l 1033 </w:instrText>
          </w:r>
          <w:r w:rsidR="005C3C5A" w:rsidRPr="00320995">
            <w:fldChar w:fldCharType="separate"/>
          </w:r>
          <w:r w:rsidR="00BC1624">
            <w:rPr>
              <w:noProof/>
            </w:rPr>
            <w:t xml:space="preserve"> </w:t>
          </w:r>
          <w:r w:rsidR="00BC1624" w:rsidRPr="00BC1624">
            <w:rPr>
              <w:noProof/>
            </w:rPr>
            <w:t>[8]</w:t>
          </w:r>
          <w:r w:rsidR="005C3C5A" w:rsidRPr="00320995">
            <w:fldChar w:fldCharType="end"/>
          </w:r>
        </w:sdtContent>
      </w:sdt>
    </w:p>
    <w:p w14:paraId="2EA86EBB" w14:textId="77777777" w:rsidR="001D1AAF" w:rsidRPr="006B761B" w:rsidRDefault="001D1AAF"/>
    <w:p w14:paraId="0EACC18C" w14:textId="77777777" w:rsidR="001D1AAF" w:rsidRPr="003F6F20" w:rsidRDefault="00406306" w:rsidP="00135DBD">
      <w:pPr>
        <w:pStyle w:val="Heading3"/>
      </w:pPr>
      <w:r w:rsidRPr="003F6F20">
        <w:t>Market Characteristics</w:t>
      </w:r>
    </w:p>
    <w:p w14:paraId="1489C186" w14:textId="77777777" w:rsidR="001D1AAF" w:rsidRPr="006B761B" w:rsidRDefault="001D1AAF" w:rsidP="005C3AF9">
      <w:pPr>
        <w:keepNext/>
        <w:keepLines/>
      </w:pPr>
    </w:p>
    <w:p w14:paraId="03D1E4DC" w14:textId="03EC2E81" w:rsidR="001D1AAF" w:rsidRPr="006B761B" w:rsidRDefault="00406306" w:rsidP="005C3AF9">
      <w:pPr>
        <w:keepNext/>
        <w:keepLines/>
      </w:pPr>
      <w:r w:rsidRPr="006B761B">
        <w:t xml:space="preserve">Wearable technology is a fragmented, growing, and evolving market. </w:t>
      </w:r>
      <w:r w:rsidR="00DB0E2B" w:rsidRPr="006B761B">
        <w:t>Consumer reluctance or acceptance determine</w:t>
      </w:r>
      <w:r w:rsidR="00B41835" w:rsidRPr="006B761B">
        <w:t>s</w:t>
      </w:r>
      <w:r w:rsidR="00DB0E2B" w:rsidRPr="006B761B">
        <w:t xml:space="preserve"> </w:t>
      </w:r>
      <w:r w:rsidR="00B41835" w:rsidRPr="006B761B">
        <w:t xml:space="preserve">market </w:t>
      </w:r>
      <w:r w:rsidR="00DB0E2B" w:rsidRPr="006B761B">
        <w:t xml:space="preserve">growth. </w:t>
      </w:r>
      <w:r w:rsidRPr="006B761B">
        <w:t>Global device sales and market penetration are expected to increase exponentially in the next few years</w:t>
      </w:r>
      <w:sdt>
        <w:sdtPr>
          <w:id w:val="75714492"/>
          <w:citation/>
        </w:sdtPr>
        <w:sdtContent>
          <w:r w:rsidR="00DC7923" w:rsidRPr="00320995">
            <w:fldChar w:fldCharType="begin"/>
          </w:r>
          <w:r w:rsidR="00DC7923" w:rsidRPr="006B761B">
            <w:instrText xml:space="preserve"> CITATION Sta193 \l 1033 </w:instrText>
          </w:r>
          <w:r w:rsidR="00DC7923" w:rsidRPr="00320995">
            <w:fldChar w:fldCharType="separate"/>
          </w:r>
          <w:r w:rsidR="00BC1624">
            <w:rPr>
              <w:noProof/>
            </w:rPr>
            <w:t xml:space="preserve"> [21]</w:t>
          </w:r>
          <w:r w:rsidR="00DC7923" w:rsidRPr="00320995">
            <w:fldChar w:fldCharType="end"/>
          </w:r>
        </w:sdtContent>
      </w:sdt>
      <w:r w:rsidRPr="006B761B">
        <w:t>.</w:t>
      </w:r>
    </w:p>
    <w:p w14:paraId="264581B9" w14:textId="77777777" w:rsidR="001D1AAF" w:rsidRPr="006B761B" w:rsidRDefault="001D1AAF"/>
    <w:p w14:paraId="487398AF" w14:textId="63F375E3" w:rsidR="008D3977" w:rsidRPr="007F302D" w:rsidRDefault="008D3977" w:rsidP="007F302D">
      <w:pPr>
        <w:pStyle w:val="Heading4"/>
        <w:rPr>
          <w:rStyle w:val="Heading3Char"/>
          <w:rFonts w:eastAsiaTheme="minorHAnsi" w:cs="Times New Roman (Body CS)"/>
          <w:b w:val="0"/>
          <w:bCs w:val="0"/>
          <w:sz w:val="28"/>
          <w:szCs w:val="28"/>
        </w:rPr>
      </w:pPr>
      <w:r w:rsidRPr="007F302D">
        <w:rPr>
          <w:rStyle w:val="Heading3Char"/>
          <w:rFonts w:eastAsiaTheme="minorHAnsi" w:cs="Times New Roman (Body CS)"/>
          <w:b w:val="0"/>
          <w:bCs w:val="0"/>
          <w:sz w:val="28"/>
          <w:szCs w:val="28"/>
        </w:rPr>
        <w:t>Features</w:t>
      </w:r>
    </w:p>
    <w:p w14:paraId="0DFE65C0" w14:textId="77777777" w:rsidR="008D3977" w:rsidRPr="006B761B" w:rsidRDefault="008D3977"/>
    <w:p w14:paraId="538E59B7" w14:textId="77777777" w:rsidR="001D1AAF" w:rsidRPr="006B761B" w:rsidRDefault="00406306">
      <w:r w:rsidRPr="00135DBD">
        <w:rPr>
          <w:rStyle w:val="Heading5Char"/>
        </w:rPr>
        <w:t>Fragmented market concentration.</w:t>
      </w:r>
      <w:r w:rsidRPr="006B761B">
        <w:rPr>
          <w:b/>
        </w:rPr>
        <w:t xml:space="preserve"> </w:t>
      </w:r>
      <w:r w:rsidRPr="006B761B">
        <w:t xml:space="preserve">The wearable technology market is somewhat fragmented, as shown below in Figure </w:t>
      </w:r>
      <w:r w:rsidR="002820D5" w:rsidRPr="006B761B">
        <w:t>4</w:t>
      </w:r>
      <w:r w:rsidRPr="006B761B">
        <w:t xml:space="preserve">. Smartwatch maker Apple and activity tracker maker Fitbit are two of the market’s largest companies. The fragmented nature of the industry makes it easier for new enterprises to find footing in the market. Once </w:t>
      </w:r>
      <w:r w:rsidR="001210CC" w:rsidRPr="006B761B">
        <w:t>an innovative brand</w:t>
      </w:r>
      <w:r w:rsidRPr="006B761B">
        <w:t xml:space="preserve"> is established in a fragmented market, it can be sold or operated.</w:t>
      </w:r>
    </w:p>
    <w:p w14:paraId="1714B493" w14:textId="77777777" w:rsidR="00682CC6" w:rsidRPr="006B761B" w:rsidRDefault="00682CC6"/>
    <w:p w14:paraId="10601EE2" w14:textId="54CC061D" w:rsidR="001D1AAF" w:rsidRPr="006B761B" w:rsidRDefault="003F6A37">
      <w:pPr>
        <w:rPr>
          <w:rFonts w:cs="Helvetica Neue"/>
        </w:rPr>
      </w:pPr>
      <w:r w:rsidRPr="00135DBD">
        <w:rPr>
          <w:rStyle w:val="Heading5Char"/>
        </w:rPr>
        <w:lastRenderedPageBreak/>
        <w:t>Ch</w:t>
      </w:r>
      <w:r w:rsidR="00AF7C8D" w:rsidRPr="00135DBD">
        <w:rPr>
          <w:rStyle w:val="Heading5Char"/>
        </w:rPr>
        <w:t>anging</w:t>
      </w:r>
      <w:r w:rsidR="00406306" w:rsidRPr="00135DBD">
        <w:rPr>
          <w:rStyle w:val="Heading5Char"/>
        </w:rPr>
        <w:t xml:space="preserve"> submarkets.</w:t>
      </w:r>
      <w:r w:rsidR="00406306" w:rsidRPr="006B761B">
        <w:t xml:space="preserve"> The wearables market was built on activity trackers, but </w:t>
      </w:r>
      <w:r w:rsidR="00061EC9" w:rsidRPr="006B761B">
        <w:t xml:space="preserve">that submarket is </w:t>
      </w:r>
      <w:r w:rsidR="00A406F4" w:rsidRPr="006B761B">
        <w:t>declining,</w:t>
      </w:r>
      <w:r w:rsidR="00061EC9" w:rsidRPr="006B761B">
        <w:t xml:space="preserve"> and </w:t>
      </w:r>
      <w:r w:rsidR="00406306" w:rsidRPr="006B761B">
        <w:t>major revenue now comes from the smartwatch submarket.</w:t>
      </w:r>
      <w:r w:rsidR="00061EC9" w:rsidRPr="006B761B">
        <w:t xml:space="preserve"> </w:t>
      </w:r>
      <w:r w:rsidR="00406306" w:rsidRPr="006B761B">
        <w:t xml:space="preserve">The composition of the market will continue changing as fitness tracker sales continue to decline and other submarkets </w:t>
      </w:r>
      <w:r w:rsidR="00061EC9" w:rsidRPr="006B761B">
        <w:t>emerge and grow</w:t>
      </w:r>
      <w:r w:rsidR="00406306" w:rsidRPr="006B761B">
        <w:t xml:space="preserve">. Hearables, TV peripheral devices, </w:t>
      </w:r>
      <w:r w:rsidR="00A406F4" w:rsidRPr="006B761B">
        <w:t xml:space="preserve">AR, VR, </w:t>
      </w:r>
      <w:r w:rsidR="00406306" w:rsidRPr="006B761B">
        <w:t>smart clothing</w:t>
      </w:r>
      <w:r w:rsidR="00061EC9" w:rsidRPr="006B761B">
        <w:t xml:space="preserve">, </w:t>
      </w:r>
      <w:r w:rsidR="00A406F4" w:rsidRPr="006B761B">
        <w:t xml:space="preserve">and </w:t>
      </w:r>
      <w:r w:rsidR="00406306" w:rsidRPr="006B761B">
        <w:t>the Internet of Things</w:t>
      </w:r>
      <w:r w:rsidR="00061EC9" w:rsidRPr="006B761B">
        <w:t xml:space="preserve"> </w:t>
      </w:r>
      <w:r w:rsidR="00D54068" w:rsidRPr="006B761B">
        <w:t xml:space="preserve">are </w:t>
      </w:r>
      <w:r w:rsidR="00A406F4" w:rsidRPr="006B761B">
        <w:t>a</w:t>
      </w:r>
      <w:r w:rsidR="00061EC9" w:rsidRPr="006B761B">
        <w:t xml:space="preserve">ll </w:t>
      </w:r>
      <w:r w:rsidR="00D54068" w:rsidRPr="006B761B">
        <w:t xml:space="preserve">markets </w:t>
      </w:r>
      <w:r w:rsidR="00061EC9" w:rsidRPr="006B761B">
        <w:t>expect</w:t>
      </w:r>
      <w:r w:rsidR="00D54068" w:rsidRPr="006B761B">
        <w:t>ing</w:t>
      </w:r>
      <w:r w:rsidR="00061EC9" w:rsidRPr="006B761B">
        <w:t xml:space="preserve"> significant growth in the near future</w:t>
      </w:r>
      <w:sdt>
        <w:sdtPr>
          <w:id w:val="-1002034477"/>
          <w:citation/>
        </w:sdtPr>
        <w:sdtContent>
          <w:r w:rsidR="00DC7923" w:rsidRPr="00320995">
            <w:fldChar w:fldCharType="begin"/>
          </w:r>
          <w:r w:rsidR="00DC7923" w:rsidRPr="006B761B">
            <w:instrText xml:space="preserve"> CITATION Sta18 \l 1033 </w:instrText>
          </w:r>
          <w:r w:rsidR="00DC7923" w:rsidRPr="00320995">
            <w:fldChar w:fldCharType="separate"/>
          </w:r>
          <w:r w:rsidR="00BC1624">
            <w:rPr>
              <w:noProof/>
            </w:rPr>
            <w:t xml:space="preserve"> [22]</w:t>
          </w:r>
          <w:r w:rsidR="00DC7923" w:rsidRPr="00320995">
            <w:fldChar w:fldCharType="end"/>
          </w:r>
        </w:sdtContent>
      </w:sdt>
      <w:r w:rsidR="00406306" w:rsidRPr="006B761B">
        <w:rPr>
          <w:rFonts w:cs="Helvetica Neue"/>
        </w:rPr>
        <w:t>.</w:t>
      </w:r>
    </w:p>
    <w:p w14:paraId="528D6F69" w14:textId="77777777" w:rsidR="00BD1516" w:rsidRPr="003F6F20" w:rsidRDefault="00BD1516"/>
    <w:p w14:paraId="3FA09DFF" w14:textId="0199D86E" w:rsidR="00450CD0" w:rsidRPr="00980B5C" w:rsidRDefault="00123BFF" w:rsidP="00320995">
      <w:pPr>
        <w:rPr>
          <w14:textOutline w14:w="9525" w14:cap="rnd" w14:cmpd="sng" w14:algn="ctr">
            <w14:solidFill>
              <w14:schemeClr w14:val="accent1">
                <w14:lumMod w14:val="60000"/>
                <w14:lumOff w14:val="40000"/>
              </w14:schemeClr>
            </w14:solidFill>
            <w14:prstDash w14:val="solid"/>
            <w14:bevel/>
          </w14:textOutline>
        </w:rPr>
      </w:pPr>
      <w:r w:rsidRPr="003F6F20">
        <w:rPr>
          <w:noProof/>
        </w:rPr>
        <mc:AlternateContent>
          <mc:Choice Requires="wps">
            <w:drawing>
              <wp:anchor distT="0" distB="0" distL="114300" distR="114300" simplePos="0" relativeHeight="251663360" behindDoc="0" locked="0" layoutInCell="1" allowOverlap="1" wp14:anchorId="55E24D31" wp14:editId="65B83880">
                <wp:simplePos x="0" y="0"/>
                <wp:positionH relativeFrom="column">
                  <wp:posOffset>27068</wp:posOffset>
                </wp:positionH>
                <wp:positionV relativeFrom="paragraph">
                  <wp:posOffset>46355</wp:posOffset>
                </wp:positionV>
                <wp:extent cx="3227705" cy="3761786"/>
                <wp:effectExtent l="0" t="0" r="10795" b="10160"/>
                <wp:wrapNone/>
                <wp:docPr id="12" name="Text Box 12"/>
                <wp:cNvGraphicFramePr/>
                <a:graphic xmlns:a="http://schemas.openxmlformats.org/drawingml/2006/main">
                  <a:graphicData uri="http://schemas.microsoft.com/office/word/2010/wordprocessingShape">
                    <wps:wsp>
                      <wps:cNvSpPr txBox="1"/>
                      <wps:spPr>
                        <a:xfrm>
                          <a:off x="0" y="0"/>
                          <a:ext cx="3227705" cy="3761786"/>
                        </a:xfrm>
                        <a:prstGeom prst="rect">
                          <a:avLst/>
                        </a:prstGeom>
                        <a:noFill/>
                        <a:ln w="6350">
                          <a:solidFill>
                            <a:schemeClr val="accent6">
                              <a:lumMod val="40000"/>
                              <a:lumOff val="60000"/>
                            </a:schemeClr>
                          </a:solidFill>
                        </a:ln>
                      </wps:spPr>
                      <wps:txbx>
                        <w:txbxContent>
                          <w:p w14:paraId="382BDEC1" w14:textId="77777777" w:rsidR="00312DD7" w:rsidRPr="00123BFF" w:rsidRDefault="00312DD7" w:rsidP="00B0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4D31" id="_x0000_t202" coordsize="21600,21600" o:spt="202" path="m,l,21600r21600,l21600,xe">
                <v:stroke joinstyle="miter"/>
                <v:path gradientshapeok="t" o:connecttype="rect"/>
              </v:shapetype>
              <v:shape id="Text Box 12" o:spid="_x0000_s1026" type="#_x0000_t202" style="position:absolute;margin-left:2.15pt;margin-top:3.65pt;width:254.15pt;height:29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" filled="f" strokecolor="#c4cccd [1305]" strokeweight=".5pt">
                <v:textbox>
                  <w:txbxContent>
                    <w:p w14:paraId="382BDEC1" w14:textId="77777777" w:rsidR="00312DD7" w:rsidRPr="00123BFF" w:rsidRDefault="00312DD7" w:rsidP="00B07A2D"/>
                  </w:txbxContent>
                </v:textbox>
              </v:shape>
            </w:pict>
          </mc:Fallback>
        </mc:AlternateContent>
      </w:r>
      <w:r w:rsidR="00406306" w:rsidRPr="00320995">
        <w:rPr>
          <w:noProof/>
        </w:rPr>
        <w:drawing>
          <wp:inline distT="0" distB="0" distL="0" distR="0" wp14:anchorId="675C6F53" wp14:editId="6027A169">
            <wp:extent cx="3200400" cy="3810001"/>
            <wp:effectExtent l="0" t="0" r="0" b="0"/>
            <wp:docPr id="58" name="image39.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12"/>
                    <a:srcRect/>
                    <a:stretch>
                      <a:fillRect/>
                    </a:stretch>
                  </pic:blipFill>
                  <pic:spPr>
                    <a:xfrm>
                      <a:off x="0" y="0"/>
                      <a:ext cx="3200400" cy="3810001"/>
                    </a:xfrm>
                    <a:prstGeom prst="rect">
                      <a:avLst/>
                    </a:prstGeom>
                    <a:ln/>
                  </pic:spPr>
                </pic:pic>
              </a:graphicData>
            </a:graphic>
          </wp:inline>
        </w:drawing>
      </w:r>
    </w:p>
    <w:p w14:paraId="0FDA0B64" w14:textId="00723600" w:rsidR="001D1AAF" w:rsidRPr="006B761B" w:rsidRDefault="00450CD0" w:rsidP="00980B5C">
      <w:pPr>
        <w:pStyle w:val="Caption"/>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4</w:t>
      </w:r>
      <w:r w:rsidR="00AE43BD" w:rsidRPr="00320995">
        <w:rPr>
          <w:noProof/>
        </w:rPr>
        <w:fldChar w:fldCharType="end"/>
      </w:r>
      <w:r w:rsidRPr="006B761B">
        <w:t>: Market Concentration Level of Wearable Technology Market</w:t>
      </w:r>
      <w:sdt>
        <w:sdtPr>
          <w:id w:val="-181442733"/>
          <w:citation/>
        </w:sdtPr>
        <w:sdtContent>
          <w:r w:rsidR="009F5382" w:rsidRPr="00320995">
            <w:fldChar w:fldCharType="begin"/>
          </w:r>
          <w:r w:rsidR="009F5382" w:rsidRPr="006B761B">
            <w:instrText xml:space="preserve"> CITATION Mor19 \l 1033 </w:instrText>
          </w:r>
          <w:r w:rsidR="009F5382" w:rsidRPr="00320995">
            <w:fldChar w:fldCharType="separate"/>
          </w:r>
          <w:r w:rsidR="00BC1624">
            <w:rPr>
              <w:noProof/>
            </w:rPr>
            <w:t xml:space="preserve"> </w:t>
          </w:r>
          <w:r w:rsidR="00BC1624" w:rsidRPr="00BC1624">
            <w:rPr>
              <w:noProof/>
            </w:rPr>
            <w:t>[17]</w:t>
          </w:r>
          <w:r w:rsidR="009F5382" w:rsidRPr="00320995">
            <w:fldChar w:fldCharType="end"/>
          </w:r>
        </w:sdtContent>
      </w:sdt>
    </w:p>
    <w:p w14:paraId="3AF3C74E" w14:textId="77777777" w:rsidR="00A16E71" w:rsidRPr="006B761B" w:rsidRDefault="00A16E71"/>
    <w:p w14:paraId="3531DC38" w14:textId="77777777" w:rsidR="001D1AAF" w:rsidRPr="007F302D" w:rsidRDefault="00406306" w:rsidP="007F302D">
      <w:pPr>
        <w:pStyle w:val="Heading4"/>
      </w:pPr>
      <w:r w:rsidRPr="007F302D">
        <w:rPr>
          <w:rStyle w:val="Heading3Char"/>
          <w:rFonts w:eastAsiaTheme="minorHAnsi" w:cs="Times New Roman (Body CS)"/>
          <w:b w:val="0"/>
          <w:bCs w:val="0"/>
          <w:sz w:val="28"/>
          <w:szCs w:val="28"/>
        </w:rPr>
        <w:t>Trends</w:t>
      </w:r>
    </w:p>
    <w:p w14:paraId="54DA24DD" w14:textId="77777777" w:rsidR="00A16E71" w:rsidRPr="006B761B" w:rsidRDefault="00A16E71"/>
    <w:p w14:paraId="4FC507ED" w14:textId="77777777" w:rsidR="001D1AAF" w:rsidRPr="006B761B" w:rsidRDefault="00406306">
      <w:r w:rsidRPr="006B761B">
        <w:t>Even though customers will</w:t>
      </w:r>
      <w:r w:rsidR="00682CC6" w:rsidRPr="006B761B">
        <w:t xml:space="preserve"> adopt</w:t>
      </w:r>
      <w:r w:rsidRPr="006B761B">
        <w:t xml:space="preserve"> new technology, they have requirements about these items. </w:t>
      </w:r>
      <w:r w:rsidR="00A406F4" w:rsidRPr="006B761B">
        <w:t>P</w:t>
      </w:r>
      <w:r w:rsidRPr="006B761B">
        <w:t xml:space="preserve">rice, innovation, </w:t>
      </w:r>
      <w:r w:rsidR="00A406F4" w:rsidRPr="006B761B">
        <w:t xml:space="preserve">looks, </w:t>
      </w:r>
      <w:r w:rsidRPr="006B761B">
        <w:t xml:space="preserve">and functionality play </w:t>
      </w:r>
      <w:r w:rsidR="00013177" w:rsidRPr="006B761B">
        <w:t xml:space="preserve">significant </w:t>
      </w:r>
      <w:r w:rsidRPr="006B761B">
        <w:t xml:space="preserve">roles in </w:t>
      </w:r>
      <w:r w:rsidR="00A406F4" w:rsidRPr="006B761B">
        <w:t xml:space="preserve">a </w:t>
      </w:r>
      <w:r w:rsidRPr="006B761B">
        <w:t>product</w:t>
      </w:r>
      <w:r w:rsidR="00A406F4" w:rsidRPr="006B761B">
        <w:t>’s</w:t>
      </w:r>
      <w:r w:rsidRPr="006B761B">
        <w:t xml:space="preserve"> success.</w:t>
      </w:r>
    </w:p>
    <w:p w14:paraId="54CE008A" w14:textId="77777777" w:rsidR="00013177" w:rsidRPr="006B761B" w:rsidRDefault="00013177"/>
    <w:p w14:paraId="7DF7881E" w14:textId="53280296" w:rsidR="00E46A24" w:rsidRPr="006B761B" w:rsidRDefault="00406306">
      <w:r w:rsidRPr="001A4F9D">
        <w:rPr>
          <w:rStyle w:val="Heading5Char"/>
        </w:rPr>
        <w:t>Young consumers.</w:t>
      </w:r>
      <w:r w:rsidRPr="006B761B">
        <w:t xml:space="preserve"> </w:t>
      </w:r>
      <w:r w:rsidR="00241AB0" w:rsidRPr="006B761B">
        <w:t>Wearable technology is most popular with adults age 34 and younger</w:t>
      </w:r>
      <w:r w:rsidRPr="006B761B">
        <w:t xml:space="preserve"> </w:t>
      </w:r>
      <w:sdt>
        <w:sdtPr>
          <w:id w:val="-1820029675"/>
          <w:citation/>
        </w:sdtPr>
        <w:sdtContent>
          <w:r w:rsidR="00DC7923" w:rsidRPr="00320995">
            <w:fldChar w:fldCharType="begin"/>
          </w:r>
          <w:r w:rsidR="00DC7923" w:rsidRPr="006B761B">
            <w:instrText xml:space="preserve"> CITATION Com15 \l 1033 </w:instrText>
          </w:r>
          <w:r w:rsidR="00DC7923" w:rsidRPr="00320995">
            <w:fldChar w:fldCharType="separate"/>
          </w:r>
          <w:r w:rsidR="00BC1624">
            <w:rPr>
              <w:noProof/>
            </w:rPr>
            <w:t>[14]</w:t>
          </w:r>
          <w:r w:rsidR="00DC7923" w:rsidRPr="00320995">
            <w:fldChar w:fldCharType="end"/>
          </w:r>
        </w:sdtContent>
      </w:sdt>
      <w:r w:rsidR="00241AB0" w:rsidRPr="006B761B">
        <w:t>.</w:t>
      </w:r>
      <w:r w:rsidR="00012526" w:rsidRPr="006B761B">
        <w:t xml:space="preserve"> They also consume more media than other age groups.</w:t>
      </w:r>
      <w:r w:rsidR="00E46A24" w:rsidRPr="006B761B">
        <w:t xml:space="preserve"> </w:t>
      </w:r>
      <w:r w:rsidR="00682CC6" w:rsidRPr="006B761B">
        <w:t>Because of young consumers</w:t>
      </w:r>
      <w:r w:rsidR="00D54068" w:rsidRPr="006B761B">
        <w:t>’</w:t>
      </w:r>
      <w:r w:rsidR="00682CC6" w:rsidRPr="006B761B">
        <w:t xml:space="preserve"> acceptance of wearable devices, a</w:t>
      </w:r>
      <w:r w:rsidR="000A5056" w:rsidRPr="006B761B">
        <w:t>nalysts expect to see carryover a</w:t>
      </w:r>
      <w:r w:rsidR="00E46A24" w:rsidRPr="006B761B">
        <w:t>s these consumers age up into the next bracket</w:t>
      </w:r>
      <w:r w:rsidR="00D54068" w:rsidRPr="006B761B">
        <w:t>.</w:t>
      </w:r>
    </w:p>
    <w:p w14:paraId="1C2DECDF" w14:textId="77777777" w:rsidR="00A16E71" w:rsidRPr="006B761B" w:rsidRDefault="00A16E71"/>
    <w:p w14:paraId="28E4F829" w14:textId="7D807F99" w:rsidR="001D1AAF" w:rsidRPr="006B761B" w:rsidRDefault="00406306">
      <w:r w:rsidRPr="001A4F9D">
        <w:rPr>
          <w:rStyle w:val="Heading5Char"/>
        </w:rPr>
        <w:t>Innovative Technology.</w:t>
      </w:r>
      <w:r w:rsidR="003F6A37" w:rsidRPr="006B761B">
        <w:t xml:space="preserve"> </w:t>
      </w:r>
      <w:r w:rsidR="00241AB0" w:rsidRPr="006B761B">
        <w:t xml:space="preserve">Consumers are looking for </w:t>
      </w:r>
      <w:r w:rsidR="00D54068" w:rsidRPr="006B761B">
        <w:t>easy</w:t>
      </w:r>
      <w:r w:rsidR="00241AB0" w:rsidRPr="006B761B">
        <w:t>-to-use items that allow them to connect to their information. They are looking for</w:t>
      </w:r>
      <w:r w:rsidRPr="006B761B">
        <w:t xml:space="preserve"> technology </w:t>
      </w:r>
      <w:r w:rsidR="00241AB0" w:rsidRPr="006B761B">
        <w:t>that i</w:t>
      </w:r>
      <w:r w:rsidRPr="006B761B">
        <w:t xml:space="preserve">s </w:t>
      </w:r>
      <w:r w:rsidR="00241AB0" w:rsidRPr="006B761B">
        <w:t>“n</w:t>
      </w:r>
      <w:r w:rsidRPr="006B761B">
        <w:t>aturally smart, intuitive</w:t>
      </w:r>
      <w:r w:rsidR="00241AB0" w:rsidRPr="006B761B">
        <w:t>,</w:t>
      </w:r>
      <w:r w:rsidRPr="006B761B">
        <w:t xml:space="preserve"> and unobtrusive</w:t>
      </w:r>
      <w:sdt>
        <w:sdtPr>
          <w:id w:val="-1077972906"/>
          <w:citation/>
        </w:sdt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w:t>
      </w:r>
      <w:r w:rsidR="007E2F3B" w:rsidRPr="006B761B">
        <w:t xml:space="preserve"> New devices and new models of existing items need </w:t>
      </w:r>
      <w:r w:rsidR="00757C85" w:rsidRPr="006B761B">
        <w:t xml:space="preserve">significant advancements </w:t>
      </w:r>
      <w:r w:rsidR="00D54068" w:rsidRPr="006B761B">
        <w:t>or</w:t>
      </w:r>
      <w:r w:rsidR="00757C85" w:rsidRPr="006B761B">
        <w:t xml:space="preserve"> new</w:t>
      </w:r>
      <w:r w:rsidR="007E2F3B" w:rsidRPr="006B761B">
        <w:t xml:space="preserve"> features </w:t>
      </w:r>
      <w:r w:rsidR="00757C85" w:rsidRPr="006B761B">
        <w:t>to</w:t>
      </w:r>
      <w:r w:rsidR="007E2F3B" w:rsidRPr="006B761B">
        <w:t xml:space="preserve"> attract consumers.</w:t>
      </w:r>
      <w:r w:rsidR="008A7668" w:rsidRPr="006B761B">
        <w:t xml:space="preserve"> </w:t>
      </w:r>
      <w:r w:rsidR="000A5056" w:rsidRPr="006B761B">
        <w:t xml:space="preserve">For example, </w:t>
      </w:r>
      <w:r w:rsidR="00757C85" w:rsidRPr="006B761B">
        <w:lastRenderedPageBreak/>
        <w:t>a</w:t>
      </w:r>
      <w:r w:rsidR="008A7668" w:rsidRPr="006B761B">
        <w:t xml:space="preserve">dvances in voice assistance technology </w:t>
      </w:r>
      <w:r w:rsidR="00510815" w:rsidRPr="006B761B">
        <w:t xml:space="preserve">mean that </w:t>
      </w:r>
      <w:r w:rsidR="00757C85" w:rsidRPr="006B761B">
        <w:t>hearable</w:t>
      </w:r>
      <w:r w:rsidR="00510815" w:rsidRPr="006B761B">
        <w:t xml:space="preserve"> device maker</w:t>
      </w:r>
      <w:r w:rsidR="00757C85" w:rsidRPr="006B761B">
        <w:t xml:space="preserve">s </w:t>
      </w:r>
      <w:r w:rsidR="00510815" w:rsidRPr="006B761B">
        <w:t>are able to</w:t>
      </w:r>
      <w:r w:rsidR="00757C85" w:rsidRPr="006B761B">
        <w:t xml:space="preserve"> </w:t>
      </w:r>
      <w:r w:rsidR="00510815" w:rsidRPr="006B761B">
        <w:t>add</w:t>
      </w:r>
      <w:r w:rsidR="000A5056" w:rsidRPr="006B761B">
        <w:t xml:space="preserve"> new features</w:t>
      </w:r>
      <w:r w:rsidR="00757C85" w:rsidRPr="006B761B">
        <w:t xml:space="preserve"> and attract more customers</w:t>
      </w:r>
      <w:sdt>
        <w:sdtPr>
          <w:id w:val="-250118421"/>
          <w:citation/>
        </w:sdtPr>
        <w:sdtContent>
          <w:r w:rsidR="00DC7923" w:rsidRPr="00320995">
            <w:fldChar w:fldCharType="begin"/>
          </w:r>
          <w:r w:rsidR="00A459B6" w:rsidRPr="006B761B">
            <w:instrText xml:space="preserve">CITATION Mor19 \l 1033 </w:instrText>
          </w:r>
          <w:r w:rsidR="00DC7923" w:rsidRPr="00320995">
            <w:fldChar w:fldCharType="separate"/>
          </w:r>
          <w:r w:rsidR="00BC1624">
            <w:rPr>
              <w:noProof/>
            </w:rPr>
            <w:t xml:space="preserve"> [17]</w:t>
          </w:r>
          <w:r w:rsidR="00DC7923" w:rsidRPr="00320995">
            <w:fldChar w:fldCharType="end"/>
          </w:r>
        </w:sdtContent>
      </w:sdt>
      <w:r w:rsidRPr="006B761B">
        <w:t>.</w:t>
      </w:r>
    </w:p>
    <w:p w14:paraId="73110BDE" w14:textId="77777777" w:rsidR="00A16E71" w:rsidRPr="006B761B" w:rsidRDefault="00A16E71"/>
    <w:p w14:paraId="70012EB8" w14:textId="304B5F12" w:rsidR="001D1AAF" w:rsidRPr="006B761B" w:rsidRDefault="00406306">
      <w:r w:rsidRPr="001A4F9D">
        <w:rPr>
          <w:rStyle w:val="Heading5Char"/>
        </w:rPr>
        <w:t>One device to replace the smartphone.</w:t>
      </w:r>
      <w:r w:rsidR="00574F9F" w:rsidRPr="006B761B">
        <w:t xml:space="preserve"> </w:t>
      </w:r>
      <w:r w:rsidR="00D31331" w:rsidRPr="006B761B">
        <w:t>Consumers are adapting an “everything now” mentality, expecting easy access to everything all at once</w:t>
      </w:r>
      <w:r w:rsidR="00A459B6" w:rsidRPr="006B761B">
        <w:t xml:space="preserve"> </w:t>
      </w:r>
      <w:sdt>
        <w:sdtPr>
          <w:id w:val="-1505432908"/>
          <w:citation/>
        </w:sdtPr>
        <w:sdtContent>
          <w:r w:rsidR="00A459B6" w:rsidRPr="00320995">
            <w:fldChar w:fldCharType="begin"/>
          </w:r>
          <w:r w:rsidR="00A459B6" w:rsidRPr="006B761B">
            <w:instrText xml:space="preserve"> CITATION Poe19 \l 1033 </w:instrText>
          </w:r>
          <w:r w:rsidR="00A459B6" w:rsidRPr="00320995">
            <w:fldChar w:fldCharType="separate"/>
          </w:r>
          <w:r w:rsidR="00BC1624">
            <w:rPr>
              <w:noProof/>
            </w:rPr>
            <w:t>[23]</w:t>
          </w:r>
          <w:r w:rsidR="00A459B6" w:rsidRPr="00320995">
            <w:fldChar w:fldCharType="end"/>
          </w:r>
        </w:sdtContent>
      </w:sdt>
      <w:r w:rsidRPr="006B761B">
        <w:t>.</w:t>
      </w:r>
      <w:r w:rsidR="00D31331" w:rsidRPr="006B761B">
        <w:t xml:space="preserve"> </w:t>
      </w:r>
      <w:r w:rsidR="00D669A0" w:rsidRPr="006B761B">
        <w:t>Because their smartphones do so many things, c</w:t>
      </w:r>
      <w:r w:rsidR="00D31331" w:rsidRPr="006B761B">
        <w:t>onsumers expect items to be practical and to perform multiple functions</w:t>
      </w:r>
      <w:r w:rsidR="00D669A0" w:rsidRPr="006B761B">
        <w:t>.</w:t>
      </w:r>
      <w:r w:rsidR="00D31331" w:rsidRPr="006B761B">
        <w:t xml:space="preserve"> They are willing to use </w:t>
      </w:r>
      <w:r w:rsidR="00A735E5" w:rsidRPr="006B761B">
        <w:t xml:space="preserve">wearable </w:t>
      </w:r>
      <w:r w:rsidR="00D31331" w:rsidRPr="006B761B">
        <w:t xml:space="preserve">devices that </w:t>
      </w:r>
      <w:r w:rsidR="00013177" w:rsidRPr="006B761B">
        <w:t xml:space="preserve">do it all in place of their </w:t>
      </w:r>
      <w:r w:rsidR="00D31331" w:rsidRPr="006B761B">
        <w:t>smartphones</w:t>
      </w:r>
      <w:sdt>
        <w:sdtPr>
          <w:id w:val="918687118"/>
          <w:citation/>
        </w:sdtPr>
        <w:sdtContent>
          <w:r w:rsidR="00A459B6" w:rsidRPr="00320995">
            <w:fldChar w:fldCharType="begin"/>
          </w:r>
          <w:r w:rsidR="00A459B6" w:rsidRPr="006B761B">
            <w:instrText xml:space="preserve"> CITATION Com15 \l 1033 </w:instrText>
          </w:r>
          <w:r w:rsidR="00A459B6" w:rsidRPr="00320995">
            <w:fldChar w:fldCharType="separate"/>
          </w:r>
          <w:r w:rsidR="00BC1624">
            <w:rPr>
              <w:noProof/>
            </w:rPr>
            <w:t xml:space="preserve"> [14]</w:t>
          </w:r>
          <w:r w:rsidR="00A459B6" w:rsidRPr="00320995">
            <w:fldChar w:fldCharType="end"/>
          </w:r>
        </w:sdtContent>
      </w:sdt>
      <w:r w:rsidR="00757C85" w:rsidRPr="006B761B">
        <w:t>, although most wearable devices don’t have this functionality yet.</w:t>
      </w:r>
    </w:p>
    <w:p w14:paraId="786A3869" w14:textId="77777777" w:rsidR="00A16E71" w:rsidRPr="006B761B" w:rsidRDefault="00A16E71"/>
    <w:p w14:paraId="1E02FFD2" w14:textId="0B7C035C" w:rsidR="00BB275D" w:rsidRPr="006B761B" w:rsidRDefault="00631B62">
      <w:r w:rsidRPr="001A4F9D">
        <w:rPr>
          <w:rStyle w:val="Heading5Char"/>
        </w:rPr>
        <w:t>Style.</w:t>
      </w:r>
      <w:r w:rsidR="00574F9F" w:rsidRPr="006B761B">
        <w:t xml:space="preserve"> </w:t>
      </w:r>
      <w:r w:rsidR="00A735E5" w:rsidRPr="006B761B">
        <w:t xml:space="preserve">Companies are focusing on the </w:t>
      </w:r>
      <w:r w:rsidRPr="006B761B">
        <w:t>aesthetic</w:t>
      </w:r>
      <w:r w:rsidR="00A735E5" w:rsidRPr="006B761B">
        <w:t>s and</w:t>
      </w:r>
      <w:r w:rsidRPr="006B761B">
        <w:t xml:space="preserve"> design </w:t>
      </w:r>
      <w:r w:rsidR="00A735E5" w:rsidRPr="006B761B">
        <w:t xml:space="preserve">of their </w:t>
      </w:r>
      <w:r w:rsidRPr="006B761B">
        <w:t xml:space="preserve">devices </w:t>
      </w:r>
      <w:r w:rsidR="00A735E5" w:rsidRPr="006B761B">
        <w:t xml:space="preserve">as a way </w:t>
      </w:r>
      <w:r w:rsidRPr="006B761B">
        <w:t>to attract customers</w:t>
      </w:r>
      <w:sdt>
        <w:sdtPr>
          <w:id w:val="-668556108"/>
          <w:citation/>
        </w:sdtPr>
        <w:sdtContent>
          <w:r w:rsidR="00A459B6" w:rsidRPr="00320995">
            <w:fldChar w:fldCharType="begin"/>
          </w:r>
          <w:r w:rsidR="00A459B6" w:rsidRPr="006B761B">
            <w:instrText xml:space="preserve">CITATION Mor19 \l 1033 </w:instrText>
          </w:r>
          <w:r w:rsidR="00A459B6" w:rsidRPr="00320995">
            <w:fldChar w:fldCharType="separate"/>
          </w:r>
          <w:r w:rsidR="00BC1624">
            <w:rPr>
              <w:noProof/>
            </w:rPr>
            <w:t xml:space="preserve"> [17]</w:t>
          </w:r>
          <w:r w:rsidR="00A459B6" w:rsidRPr="00320995">
            <w:fldChar w:fldCharType="end"/>
          </w:r>
        </w:sdtContent>
      </w:sdt>
      <w:r w:rsidRPr="006B761B">
        <w:t>.</w:t>
      </w:r>
      <w:r w:rsidR="00A735E5" w:rsidRPr="006B761B">
        <w:t xml:space="preserve"> </w:t>
      </w:r>
      <w:r w:rsidR="00D669A0" w:rsidRPr="006B761B">
        <w:t xml:space="preserve">Most consumers don’t want their wearable to make them look strange or like a cyborg. VR headsets and </w:t>
      </w:r>
      <w:r w:rsidR="00A735E5" w:rsidRPr="006B761B">
        <w:t xml:space="preserve">Google Glass </w:t>
      </w:r>
      <w:r w:rsidR="00D669A0" w:rsidRPr="006B761B">
        <w:t>are critiqued by consumers for their odd looks.</w:t>
      </w:r>
      <w:r w:rsidR="00A735E5" w:rsidRPr="006B761B">
        <w:t xml:space="preserve"> </w:t>
      </w:r>
      <w:r w:rsidR="00D669A0" w:rsidRPr="006B761B">
        <w:t>Whereas industry leader Apple is famous for focusing on the design and aesthetic appeal of their products.</w:t>
      </w:r>
    </w:p>
    <w:p w14:paraId="741CCF83" w14:textId="77777777" w:rsidR="001D1AAF" w:rsidRPr="006B761B" w:rsidRDefault="001D1AAF"/>
    <w:p w14:paraId="1051C596" w14:textId="77777777" w:rsidR="001D1AAF" w:rsidRPr="005A2E42" w:rsidRDefault="00406306" w:rsidP="005A2E42">
      <w:pPr>
        <w:pStyle w:val="Heading3"/>
        <w:rPr>
          <w:rStyle w:val="Heading2Char"/>
          <w:b/>
          <w:bCs/>
          <w:color w:val="auto"/>
          <w:sz w:val="32"/>
          <w:szCs w:val="32"/>
        </w:rPr>
      </w:pPr>
      <w:r w:rsidRPr="005A2E42">
        <w:rPr>
          <w:rStyle w:val="Heading2Char"/>
          <w:b/>
          <w:bCs/>
          <w:color w:val="auto"/>
          <w:sz w:val="32"/>
          <w:szCs w:val="32"/>
        </w:rPr>
        <w:t>Market Catalysts</w:t>
      </w:r>
    </w:p>
    <w:p w14:paraId="2C15BBAC" w14:textId="77777777" w:rsidR="00A16E71" w:rsidRPr="006B761B" w:rsidRDefault="00A16E71"/>
    <w:p w14:paraId="58CD8774" w14:textId="0B4BC402" w:rsidR="00757C85" w:rsidRPr="006B761B" w:rsidRDefault="00495B65">
      <w:r w:rsidRPr="001A4F9D">
        <w:rPr>
          <w:rStyle w:val="Heading5Char"/>
        </w:rPr>
        <w:t>5G.</w:t>
      </w:r>
      <w:r w:rsidRPr="006B761B">
        <w:t xml:space="preserve"> The updated speed and connectivity of 5G networks will provide greater reliability and functionality </w:t>
      </w:r>
      <w:r w:rsidR="00A70804" w:rsidRPr="006B761B">
        <w:t>for</w:t>
      </w:r>
      <w:r w:rsidRPr="006B761B">
        <w:t xml:space="preserve"> wearable devices. </w:t>
      </w:r>
      <w:r w:rsidR="00A735E5" w:rsidRPr="006B761B">
        <w:t xml:space="preserve">It will also allow users to connect more devices </w:t>
      </w:r>
      <w:r w:rsidR="00A70804" w:rsidRPr="006B761B">
        <w:t xml:space="preserve">at the same time </w:t>
      </w:r>
      <w:r w:rsidR="00A735E5" w:rsidRPr="006B761B">
        <w:t>than ever before</w:t>
      </w:r>
      <w:sdt>
        <w:sdtPr>
          <w:id w:val="-2017836160"/>
          <w:citation/>
        </w:sdtPr>
        <w:sdtContent>
          <w:r w:rsidR="00A459B6" w:rsidRPr="00320995">
            <w:fldChar w:fldCharType="begin"/>
          </w:r>
          <w:r w:rsidR="00A459B6" w:rsidRPr="006B761B">
            <w:instrText xml:space="preserve"> CITATION Seg19 \l 1033 </w:instrText>
          </w:r>
          <w:r w:rsidR="00A459B6" w:rsidRPr="00320995">
            <w:fldChar w:fldCharType="separate"/>
          </w:r>
          <w:r w:rsidR="00BC1624">
            <w:rPr>
              <w:noProof/>
            </w:rPr>
            <w:t xml:space="preserve"> [24]</w:t>
          </w:r>
          <w:r w:rsidR="00A459B6" w:rsidRPr="00320995">
            <w:fldChar w:fldCharType="end"/>
          </w:r>
        </w:sdtContent>
      </w:sdt>
      <w:r w:rsidR="00A735E5" w:rsidRPr="006B761B">
        <w:t xml:space="preserve">. </w:t>
      </w:r>
      <w:r w:rsidR="008E3CA5" w:rsidRPr="006B761B">
        <w:t>5G is a very recent release, and it will help shape technology markets for years to come.</w:t>
      </w:r>
      <w:r w:rsidR="00A70804" w:rsidRPr="006B761B">
        <w:t xml:space="preserve"> New submarkets or competing markets may emerge, as</w:t>
      </w:r>
      <w:r w:rsidR="008E3CA5" w:rsidRPr="006B761B">
        <w:t xml:space="preserve"> </w:t>
      </w:r>
      <w:r w:rsidR="00A70804" w:rsidRPr="006B761B">
        <w:t>5G networks “</w:t>
      </w:r>
      <w:r w:rsidR="00757C85" w:rsidRPr="006B761B">
        <w:rPr>
          <w:highlight w:val="white"/>
        </w:rPr>
        <w:t>usher in the next era of innovation, delighting consumers and driving our economy</w:t>
      </w:r>
      <w:sdt>
        <w:sdtPr>
          <w:rPr>
            <w:highlight w:val="white"/>
          </w:rPr>
          <w:id w:val="-1549535417"/>
          <w:citation/>
        </w:sdtPr>
        <w:sdtContent>
          <w:r w:rsidR="000F7777" w:rsidRPr="00320995">
            <w:rPr>
              <w:highlight w:val="white"/>
            </w:rPr>
            <w:fldChar w:fldCharType="begin"/>
          </w:r>
          <w:r w:rsidR="000F7777" w:rsidRPr="006B761B">
            <w:rPr>
              <w:highlight w:val="white"/>
            </w:rPr>
            <w:instrText xml:space="preserve"> CITATION Con19 \l 1033 </w:instrText>
          </w:r>
          <w:r w:rsidR="000F7777" w:rsidRPr="00320995">
            <w:rPr>
              <w:highlight w:val="white"/>
            </w:rPr>
            <w:fldChar w:fldCharType="separate"/>
          </w:r>
          <w:r w:rsidR="00BC1624">
            <w:rPr>
              <w:noProof/>
              <w:highlight w:val="white"/>
            </w:rPr>
            <w:t xml:space="preserve"> </w:t>
          </w:r>
          <w:r w:rsidR="00BC1624" w:rsidRPr="00BC1624">
            <w:rPr>
              <w:noProof/>
              <w:highlight w:val="white"/>
            </w:rPr>
            <w:t>[25]</w:t>
          </w:r>
          <w:r w:rsidR="000F7777" w:rsidRPr="00320995">
            <w:rPr>
              <w:highlight w:val="white"/>
            </w:rPr>
            <w:fldChar w:fldCharType="end"/>
          </w:r>
        </w:sdtContent>
      </w:sdt>
      <w:r w:rsidR="00757C85" w:rsidRPr="006B761B">
        <w:rPr>
          <w:highlight w:val="white"/>
        </w:rPr>
        <w:t>.”</w:t>
      </w:r>
    </w:p>
    <w:p w14:paraId="5FD26267" w14:textId="77777777" w:rsidR="00A16E71" w:rsidRPr="006B761B" w:rsidRDefault="00A16E71"/>
    <w:p w14:paraId="2515ED86" w14:textId="77777777" w:rsidR="001D1AAF" w:rsidRPr="006B761B" w:rsidRDefault="00574F9F">
      <w:r w:rsidRPr="001A4F9D">
        <w:rPr>
          <w:rStyle w:val="Heading5Char"/>
        </w:rPr>
        <w:t>T</w:t>
      </w:r>
      <w:r w:rsidR="00406306" w:rsidRPr="001A4F9D">
        <w:rPr>
          <w:rStyle w:val="Heading5Char"/>
        </w:rPr>
        <w:t>he Internet of Things.</w:t>
      </w:r>
      <w:r w:rsidR="00431B62" w:rsidRPr="006B761B">
        <w:t xml:space="preserve"> As the </w:t>
      </w:r>
      <w:r w:rsidR="00A70804" w:rsidRPr="006B761B">
        <w:t>I</w:t>
      </w:r>
      <w:r w:rsidR="00431B62" w:rsidRPr="006B761B">
        <w:t xml:space="preserve">nternet of </w:t>
      </w:r>
      <w:r w:rsidR="00A70804" w:rsidRPr="006B761B">
        <w:t>T</w:t>
      </w:r>
      <w:r w:rsidR="00431B62" w:rsidRPr="006B761B">
        <w:t xml:space="preserve">hings </w:t>
      </w:r>
      <w:r w:rsidR="00FC31B0" w:rsidRPr="006B761B">
        <w:t>grows, market penetration and consumer acceptance of new products also increases.</w:t>
      </w:r>
      <w:r w:rsidR="00A70804" w:rsidRPr="006B761B">
        <w:t xml:space="preserve"> Consumers see neighbors with video doorbells and hear about advances </w:t>
      </w:r>
      <w:r w:rsidR="0028304F" w:rsidRPr="006B761B">
        <w:t xml:space="preserve">in </w:t>
      </w:r>
      <w:r w:rsidR="00A70804" w:rsidRPr="006B761B">
        <w:t>self-driving cars. Repeated exposure to smart products leads to familiarity and acceptance.</w:t>
      </w:r>
    </w:p>
    <w:p w14:paraId="5545FAEE" w14:textId="77777777" w:rsidR="00A16E71" w:rsidRPr="006B761B" w:rsidRDefault="00A16E71"/>
    <w:p w14:paraId="78B860B6" w14:textId="77777777" w:rsidR="00495B65" w:rsidRPr="006B761B" w:rsidRDefault="00495B65">
      <w:r w:rsidRPr="001A4F9D">
        <w:rPr>
          <w:rStyle w:val="Heading5Char"/>
        </w:rPr>
        <w:t xml:space="preserve">Involvement </w:t>
      </w:r>
      <w:r w:rsidR="00A70804" w:rsidRPr="001A4F9D">
        <w:rPr>
          <w:rStyle w:val="Heading5Char"/>
        </w:rPr>
        <w:t>of</w:t>
      </w:r>
      <w:r w:rsidRPr="001A4F9D">
        <w:rPr>
          <w:rStyle w:val="Heading5Char"/>
        </w:rPr>
        <w:t xml:space="preserve"> US Government.</w:t>
      </w:r>
      <w:r w:rsidRPr="006B761B">
        <w:t xml:space="preserve"> Increased tariffs on</w:t>
      </w:r>
      <w:r w:rsidR="00A70804" w:rsidRPr="006B761B">
        <w:t xml:space="preserve"> Chinese</w:t>
      </w:r>
      <w:r w:rsidRPr="006B761B">
        <w:t xml:space="preserve"> products and electronic components could drive prices up</w:t>
      </w:r>
      <w:r w:rsidR="00A70804" w:rsidRPr="006B761B">
        <w:t>, thereby</w:t>
      </w:r>
      <w:r w:rsidRPr="006B761B">
        <w:t xml:space="preserve"> affect</w:t>
      </w:r>
      <w:r w:rsidR="00A70804" w:rsidRPr="006B761B">
        <w:t>ing</w:t>
      </w:r>
      <w:r w:rsidRPr="006B761B">
        <w:t xml:space="preserve"> consumer </w:t>
      </w:r>
      <w:r w:rsidR="00A70804" w:rsidRPr="006B761B">
        <w:t>interest in</w:t>
      </w:r>
      <w:r w:rsidRPr="006B761B">
        <w:t xml:space="preserve"> wearables. Tariffs in Chinese products could affect prices directly or indirectly</w:t>
      </w:r>
      <w:r w:rsidR="00A70804" w:rsidRPr="006B761B">
        <w:t>,</w:t>
      </w:r>
      <w:r w:rsidRPr="006B761B">
        <w:t xml:space="preserve"> </w:t>
      </w:r>
      <w:r w:rsidR="00431B62" w:rsidRPr="006B761B">
        <w:t>as items are shipped through an intermediary location or production is moved to a different country. Trade bans on Chinese manufacturers, such as smartphone and wearable device company Xiaomi, severely limit their opportunities in the US market.</w:t>
      </w:r>
    </w:p>
    <w:p w14:paraId="546327AB" w14:textId="77777777" w:rsidR="00C43402" w:rsidRPr="006B761B" w:rsidRDefault="00C43402"/>
    <w:p w14:paraId="7AF5A734" w14:textId="77777777" w:rsidR="00DB0E2B" w:rsidRPr="006B761B" w:rsidRDefault="00574F9F" w:rsidP="001A4F9D">
      <w:bookmarkStart w:id="2" w:name="_1fob9te" w:colFirst="0" w:colLast="0"/>
      <w:bookmarkEnd w:id="2"/>
      <w:r w:rsidRPr="001A4F9D">
        <w:rPr>
          <w:rStyle w:val="Heading5Char"/>
        </w:rPr>
        <w:t>H</w:t>
      </w:r>
      <w:r w:rsidR="00406306" w:rsidRPr="001A4F9D">
        <w:rPr>
          <w:rStyle w:val="Heading5Char"/>
        </w:rPr>
        <w:t>ear</w:t>
      </w:r>
      <w:r w:rsidR="00407100" w:rsidRPr="001A4F9D">
        <w:rPr>
          <w:rStyle w:val="Heading5Char"/>
        </w:rPr>
        <w:t>a</w:t>
      </w:r>
      <w:r w:rsidR="00406306" w:rsidRPr="001A4F9D">
        <w:rPr>
          <w:rStyle w:val="Heading5Char"/>
        </w:rPr>
        <w:t>bles</w:t>
      </w:r>
      <w:r w:rsidRPr="001A4F9D">
        <w:rPr>
          <w:rStyle w:val="Heading5Char"/>
        </w:rPr>
        <w:t>.</w:t>
      </w:r>
      <w:r w:rsidRPr="006B761B">
        <w:t xml:space="preserve"> </w:t>
      </w:r>
      <w:r w:rsidR="00FC31B0" w:rsidRPr="006B761B">
        <w:t>Hearables have the biggest growth potential in the wearables market. Samsung, Google, Apple, Bose, and Sony</w:t>
      </w:r>
      <w:r w:rsidR="0028304F" w:rsidRPr="006B761B">
        <w:t xml:space="preserve"> are all large companies selling hearable devices that also invest in R&amp;D to keep their products innovative and competitive</w:t>
      </w:r>
      <w:r w:rsidR="00FC31B0" w:rsidRPr="006B761B">
        <w:t>.</w:t>
      </w:r>
      <w:r w:rsidR="003849A1" w:rsidRPr="006B761B">
        <w:t xml:space="preserve"> The best-known hearable might be Apple EarPods, which are a smart device because they are integrated with the digital assistant Siri.</w:t>
      </w:r>
    </w:p>
    <w:p w14:paraId="3D1C7F29" w14:textId="77777777" w:rsidR="001D1AAF" w:rsidRPr="006B761B" w:rsidRDefault="001D1AAF"/>
    <w:p w14:paraId="094718BF" w14:textId="77777777" w:rsidR="001D1AAF" w:rsidRPr="005A2E42" w:rsidRDefault="00406306" w:rsidP="00207804">
      <w:pPr>
        <w:pStyle w:val="Heading2"/>
        <w:keepNext/>
        <w:keepLines/>
        <w:rPr>
          <w:rStyle w:val="Heading1Char"/>
          <w:color w:val="5D739A" w:themeColor="accent3"/>
          <w:sz w:val="36"/>
          <w:szCs w:val="36"/>
        </w:rPr>
      </w:pPr>
      <w:r w:rsidRPr="005A2E42">
        <w:rPr>
          <w:rStyle w:val="Heading1Char"/>
          <w:color w:val="5D739A" w:themeColor="accent3"/>
          <w:sz w:val="36"/>
          <w:szCs w:val="36"/>
        </w:rPr>
        <w:lastRenderedPageBreak/>
        <w:t>Competitive Landscape</w:t>
      </w:r>
    </w:p>
    <w:p w14:paraId="078D0A7E" w14:textId="77777777" w:rsidR="00C43402" w:rsidRPr="006B761B" w:rsidRDefault="00C43402" w:rsidP="00207804">
      <w:pPr>
        <w:keepNext/>
        <w:keepLines/>
      </w:pPr>
    </w:p>
    <w:p w14:paraId="48D8329A" w14:textId="77777777" w:rsidR="001D1AAF" w:rsidRPr="005A2E42" w:rsidRDefault="00406306" w:rsidP="00207804">
      <w:pPr>
        <w:pStyle w:val="Heading3"/>
        <w:keepNext/>
        <w:keepLines/>
        <w:rPr>
          <w:rStyle w:val="Heading2Char"/>
          <w:b/>
          <w:bCs/>
          <w:color w:val="auto"/>
          <w:sz w:val="32"/>
          <w:szCs w:val="32"/>
        </w:rPr>
      </w:pPr>
      <w:r w:rsidRPr="005A2E42">
        <w:rPr>
          <w:rStyle w:val="Heading2Char"/>
          <w:b/>
          <w:bCs/>
          <w:color w:val="auto"/>
          <w:sz w:val="32"/>
          <w:szCs w:val="32"/>
        </w:rPr>
        <w:t>Key Players</w:t>
      </w:r>
    </w:p>
    <w:p w14:paraId="291A2BF1" w14:textId="77777777" w:rsidR="00C43402" w:rsidRPr="006B761B" w:rsidRDefault="00C43402"/>
    <w:p w14:paraId="6C1488E6" w14:textId="1DB585C6" w:rsidR="00E33381" w:rsidRPr="006B761B" w:rsidRDefault="00E33381">
      <w:r w:rsidRPr="006B761B">
        <w:t xml:space="preserve">Key players in the wearables market include Apple, Huawei, </w:t>
      </w:r>
      <w:r w:rsidR="001F4C63" w:rsidRPr="006B761B">
        <w:t>Xiaomi, Garmin, Fossil, and Fitbit</w:t>
      </w:r>
      <w:r w:rsidRPr="006B761B">
        <w:t xml:space="preserve">. </w:t>
      </w:r>
      <w:r w:rsidR="003849A1" w:rsidRPr="006B761B">
        <w:t>M</w:t>
      </w:r>
      <w:r w:rsidR="001F4C63" w:rsidRPr="006B761B">
        <w:t>any of these enterprises sell wearables as well as other consumer electronics</w:t>
      </w:r>
      <w:r w:rsidR="003849A1" w:rsidRPr="006B761B">
        <w:t xml:space="preserve">. Almost all of the wearable devices these companies sell are </w:t>
      </w:r>
      <w:r w:rsidRPr="006B761B">
        <w:t>smartwatches or activity trackers</w:t>
      </w:r>
      <w:sdt>
        <w:sdtPr>
          <w:id w:val="-1176267559"/>
          <w:citation/>
        </w:sdtPr>
        <w:sdtContent>
          <w:r w:rsidR="000F7777" w:rsidRPr="00320995">
            <w:fldChar w:fldCharType="begin"/>
          </w:r>
          <w:r w:rsidR="000F7777" w:rsidRPr="006B761B">
            <w:instrText xml:space="preserve"> CITATION Mac19 \l 1033 </w:instrText>
          </w:r>
          <w:r w:rsidR="000F7777" w:rsidRPr="00320995">
            <w:fldChar w:fldCharType="separate"/>
          </w:r>
          <w:r w:rsidR="00BC1624">
            <w:rPr>
              <w:noProof/>
            </w:rPr>
            <w:t xml:space="preserve"> [26]</w:t>
          </w:r>
          <w:r w:rsidR="000F7777" w:rsidRPr="00320995">
            <w:fldChar w:fldCharType="end"/>
          </w:r>
        </w:sdtContent>
      </w:sdt>
      <w:r w:rsidR="000F7777" w:rsidRPr="006B761B">
        <w:t>,</w:t>
      </w:r>
      <w:sdt>
        <w:sdtPr>
          <w:id w:val="-888640613"/>
          <w:citation/>
        </w:sdtPr>
        <w:sdtContent>
          <w:r w:rsidR="000F7777" w:rsidRPr="00320995">
            <w:fldChar w:fldCharType="begin"/>
          </w:r>
          <w:r w:rsidR="000F7777" w:rsidRPr="006B761B">
            <w:instrText xml:space="preserve"> CITATION Rus19 \l 1033 </w:instrText>
          </w:r>
          <w:r w:rsidR="000F7777" w:rsidRPr="00320995">
            <w:fldChar w:fldCharType="separate"/>
          </w:r>
          <w:r w:rsidR="00BC1624">
            <w:rPr>
              <w:noProof/>
            </w:rPr>
            <w:t xml:space="preserve"> [27]</w:t>
          </w:r>
          <w:r w:rsidR="000F7777" w:rsidRPr="00320995">
            <w:fldChar w:fldCharType="end"/>
          </w:r>
        </w:sdtContent>
      </w:sdt>
      <w:r w:rsidR="000F7777" w:rsidRPr="006B761B">
        <w:t>,</w:t>
      </w:r>
      <w:sdt>
        <w:sdtPr>
          <w:id w:val="1919053915"/>
          <w:citation/>
        </w:sdtPr>
        <w:sdtContent>
          <w:r w:rsidR="000F7777" w:rsidRPr="00320995">
            <w:fldChar w:fldCharType="begin"/>
          </w:r>
          <w:r w:rsidR="005704E1" w:rsidRPr="006B761B">
            <w:instrText xml:space="preserve">CITATION Bha19 \l 1033 </w:instrText>
          </w:r>
          <w:r w:rsidR="000F7777" w:rsidRPr="00320995">
            <w:fldChar w:fldCharType="separate"/>
          </w:r>
          <w:r w:rsidR="00BC1624">
            <w:rPr>
              <w:noProof/>
            </w:rPr>
            <w:t xml:space="preserve"> [28]</w:t>
          </w:r>
          <w:r w:rsidR="000F7777" w:rsidRPr="00320995">
            <w:fldChar w:fldCharType="end"/>
          </w:r>
        </w:sdtContent>
      </w:sdt>
      <w:r w:rsidR="000F7777" w:rsidRPr="006B761B">
        <w:t>,</w:t>
      </w:r>
      <w:sdt>
        <w:sdtPr>
          <w:id w:val="1036548930"/>
          <w:citation/>
        </w:sdtPr>
        <w:sdtContent>
          <w:r w:rsidR="000F7777" w:rsidRPr="00320995">
            <w:fldChar w:fldCharType="begin"/>
          </w:r>
          <w:r w:rsidR="000F7777" w:rsidRPr="006B761B">
            <w:instrText xml:space="preserve"> CITATION Zha19 \l 1033 </w:instrText>
          </w:r>
          <w:r w:rsidR="000F7777" w:rsidRPr="00320995">
            <w:fldChar w:fldCharType="separate"/>
          </w:r>
          <w:r w:rsidR="00BC1624">
            <w:rPr>
              <w:noProof/>
            </w:rPr>
            <w:t xml:space="preserve"> [29]</w:t>
          </w:r>
          <w:r w:rsidR="000F7777" w:rsidRPr="00320995">
            <w:fldChar w:fldCharType="end"/>
          </w:r>
        </w:sdtContent>
      </w:sdt>
      <w:r w:rsidR="000F7777" w:rsidRPr="006B761B">
        <w:t>,</w:t>
      </w:r>
      <w:sdt>
        <w:sdtPr>
          <w:id w:val="2104676572"/>
          <w:citation/>
        </w:sdtPr>
        <w:sdtContent>
          <w:r w:rsidR="000F7777" w:rsidRPr="00320995">
            <w:fldChar w:fldCharType="begin"/>
          </w:r>
          <w:r w:rsidR="000F7777" w:rsidRPr="006B761B">
            <w:instrText xml:space="preserve"> CITATION Gar19 \l 1033 </w:instrText>
          </w:r>
          <w:r w:rsidR="000F7777" w:rsidRPr="00320995">
            <w:fldChar w:fldCharType="separate"/>
          </w:r>
          <w:r w:rsidR="00BC1624">
            <w:rPr>
              <w:noProof/>
            </w:rPr>
            <w:t xml:space="preserve"> [30]</w:t>
          </w:r>
          <w:r w:rsidR="000F7777" w:rsidRPr="00320995">
            <w:fldChar w:fldCharType="end"/>
          </w:r>
        </w:sdtContent>
      </w:sdt>
      <w:r w:rsidR="000F7777" w:rsidRPr="006B761B">
        <w:t>,</w:t>
      </w:r>
      <w:sdt>
        <w:sdtPr>
          <w:id w:val="-504521184"/>
          <w:citation/>
        </w:sdtPr>
        <w:sdtContent>
          <w:r w:rsidR="000F7777" w:rsidRPr="00320995">
            <w:fldChar w:fldCharType="begin"/>
          </w:r>
          <w:r w:rsidR="000F7777" w:rsidRPr="006B761B">
            <w:instrText xml:space="preserve"> CITATION Fit19 \l 1033 </w:instrText>
          </w:r>
          <w:r w:rsidR="000F7777" w:rsidRPr="00320995">
            <w:fldChar w:fldCharType="separate"/>
          </w:r>
          <w:r w:rsidR="00BC1624">
            <w:rPr>
              <w:noProof/>
            </w:rPr>
            <w:t xml:space="preserve"> [31]</w:t>
          </w:r>
          <w:r w:rsidR="000F7777" w:rsidRPr="00320995">
            <w:fldChar w:fldCharType="end"/>
          </w:r>
        </w:sdtContent>
      </w:sdt>
      <w:r w:rsidR="000F7777" w:rsidRPr="006B761B">
        <w:t>,</w:t>
      </w:r>
      <w:sdt>
        <w:sdtPr>
          <w:id w:val="265588991"/>
          <w:citation/>
        </w:sdtPr>
        <w:sdtContent>
          <w:r w:rsidR="004545FD" w:rsidRPr="00320995">
            <w:fldChar w:fldCharType="begin"/>
          </w:r>
          <w:r w:rsidR="004545FD" w:rsidRPr="006B761B">
            <w:instrText xml:space="preserve"> CITATION Fos19 \l 1033 </w:instrText>
          </w:r>
          <w:r w:rsidR="004545FD" w:rsidRPr="00320995">
            <w:fldChar w:fldCharType="separate"/>
          </w:r>
          <w:r w:rsidR="00BC1624">
            <w:rPr>
              <w:noProof/>
            </w:rPr>
            <w:t xml:space="preserve"> [32]</w:t>
          </w:r>
          <w:r w:rsidR="004545FD" w:rsidRPr="00320995">
            <w:fldChar w:fldCharType="end"/>
          </w:r>
        </w:sdtContent>
      </w:sdt>
      <w:r w:rsidR="005704E1" w:rsidRPr="006B761B">
        <w:t xml:space="preserve">, </w:t>
      </w:r>
      <w:sdt>
        <w:sdtPr>
          <w:id w:val="1775279275"/>
          <w:citation/>
        </w:sdtPr>
        <w:sdtContent>
          <w:r w:rsidR="005704E1" w:rsidRPr="00320995">
            <w:fldChar w:fldCharType="begin"/>
          </w:r>
          <w:r w:rsidR="005704E1" w:rsidRPr="006B761B">
            <w:instrText xml:space="preserve"> CITATION Bus19 \l 1033 </w:instrText>
          </w:r>
          <w:r w:rsidR="005704E1" w:rsidRPr="00320995">
            <w:fldChar w:fldCharType="separate"/>
          </w:r>
          <w:r w:rsidR="00BC1624">
            <w:rPr>
              <w:noProof/>
            </w:rPr>
            <w:t>[33]</w:t>
          </w:r>
          <w:r w:rsidR="005704E1" w:rsidRPr="00320995">
            <w:fldChar w:fldCharType="end"/>
          </w:r>
        </w:sdtContent>
      </w:sdt>
      <w:r w:rsidR="0092657F" w:rsidRPr="006B761B">
        <w:t>.</w:t>
      </w:r>
    </w:p>
    <w:p w14:paraId="6AD4E347" w14:textId="77777777" w:rsidR="00C43402" w:rsidRPr="006B761B" w:rsidRDefault="00C43402"/>
    <w:p w14:paraId="04200139" w14:textId="51818A9A" w:rsidR="00233EB2" w:rsidRPr="006B761B" w:rsidRDefault="00233EB2" w:rsidP="00980B5C">
      <w:pPr>
        <w:pStyle w:val="Caption"/>
      </w:pPr>
      <w:r w:rsidRPr="006B761B">
        <w:t xml:space="preserve">Table </w:t>
      </w:r>
      <w:r w:rsidR="00AE43BD" w:rsidRPr="00320995">
        <w:fldChar w:fldCharType="begin"/>
      </w:r>
      <w:r w:rsidR="00AE43BD" w:rsidRPr="006B761B">
        <w:instrText xml:space="preserve"> SEQ Table \* ARABIC </w:instrText>
      </w:r>
      <w:r w:rsidR="00AE43BD" w:rsidRPr="00320995">
        <w:fldChar w:fldCharType="separate"/>
      </w:r>
      <w:r w:rsidR="00710C02">
        <w:rPr>
          <w:noProof/>
        </w:rPr>
        <w:t>1</w:t>
      </w:r>
      <w:r w:rsidR="00AE43BD" w:rsidRPr="00320995">
        <w:rPr>
          <w:noProof/>
        </w:rPr>
        <w:fldChar w:fldCharType="end"/>
      </w:r>
      <w:r w:rsidRPr="006B761B">
        <w:t>: Wearables market company comparison by expertise, strengths, weaknesses, and revenue</w:t>
      </w:r>
    </w:p>
    <w:tbl>
      <w:tblPr>
        <w:tblW w:w="9330" w:type="dxa"/>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CellMar>
          <w:top w:w="144" w:type="dxa"/>
          <w:left w:w="115" w:type="dxa"/>
          <w:bottom w:w="144" w:type="dxa"/>
          <w:right w:w="115" w:type="dxa"/>
        </w:tblCellMar>
        <w:tblLook w:val="06A0" w:firstRow="1" w:lastRow="0" w:firstColumn="1" w:lastColumn="0" w:noHBand="1" w:noVBand="1"/>
      </w:tblPr>
      <w:tblGrid>
        <w:gridCol w:w="1296"/>
        <w:gridCol w:w="2246"/>
        <w:gridCol w:w="2246"/>
        <w:gridCol w:w="2246"/>
        <w:gridCol w:w="1296"/>
      </w:tblGrid>
      <w:tr w:rsidR="00AC0C31" w:rsidRPr="006B761B" w14:paraId="47E3E8EC" w14:textId="77777777" w:rsidTr="00AC0C31">
        <w:trPr>
          <w:cantSplit/>
          <w:trHeight w:hRule="exact" w:val="1027"/>
          <w:tblHeader/>
        </w:trPr>
        <w:tc>
          <w:tcPr>
            <w:tcW w:w="1296" w:type="dxa"/>
            <w:shd w:val="clear" w:color="auto" w:fill="DEE2EB" w:themeFill="accent3" w:themeFillTint="33"/>
            <w:hideMark/>
          </w:tcPr>
          <w:p w14:paraId="5ADBA6DF" w14:textId="77777777" w:rsidR="00C43402" w:rsidRPr="006B761B" w:rsidRDefault="00C43402" w:rsidP="00320995">
            <w:r w:rsidRPr="006B761B">
              <w:t>Company</w:t>
            </w:r>
          </w:p>
        </w:tc>
        <w:tc>
          <w:tcPr>
            <w:tcW w:w="2246" w:type="dxa"/>
            <w:shd w:val="clear" w:color="auto" w:fill="DEE2EB" w:themeFill="accent3" w:themeFillTint="33"/>
            <w:hideMark/>
          </w:tcPr>
          <w:p w14:paraId="379D9792" w14:textId="77777777" w:rsidR="00C43402" w:rsidRPr="00AC0C31" w:rsidRDefault="00C43402" w:rsidP="00320995">
            <w:r w:rsidRPr="006B761B">
              <w:t>Areas of Ex</w:t>
            </w:r>
            <w:r w:rsidRPr="00D367D4">
              <w:t>pertise</w:t>
            </w:r>
          </w:p>
        </w:tc>
        <w:tc>
          <w:tcPr>
            <w:tcW w:w="2246" w:type="dxa"/>
            <w:shd w:val="clear" w:color="auto" w:fill="DEE2EB" w:themeFill="accent3" w:themeFillTint="33"/>
            <w:hideMark/>
          </w:tcPr>
          <w:p w14:paraId="33CC9EB8" w14:textId="77777777" w:rsidR="00C43402" w:rsidRPr="00D367D4" w:rsidRDefault="00C43402" w:rsidP="00320995">
            <w:r w:rsidRPr="006B761B">
              <w:t>Strength</w:t>
            </w:r>
            <w:r w:rsidRPr="00AC0C31">
              <w:t>s</w:t>
            </w:r>
          </w:p>
        </w:tc>
        <w:tc>
          <w:tcPr>
            <w:tcW w:w="2246" w:type="dxa"/>
            <w:shd w:val="clear" w:color="auto" w:fill="DEE2EB" w:themeFill="accent3" w:themeFillTint="33"/>
            <w:hideMark/>
          </w:tcPr>
          <w:p w14:paraId="4BF1DB26" w14:textId="77777777" w:rsidR="00C43402" w:rsidRPr="006B761B" w:rsidRDefault="00C43402" w:rsidP="00320995">
            <w:r w:rsidRPr="006B761B">
              <w:t>Weakn</w:t>
            </w:r>
            <w:r w:rsidRPr="00D367D4">
              <w:t>esses</w:t>
            </w:r>
          </w:p>
        </w:tc>
        <w:tc>
          <w:tcPr>
            <w:tcW w:w="1296" w:type="dxa"/>
            <w:shd w:val="clear" w:color="auto" w:fill="DEE2EB" w:themeFill="accent3" w:themeFillTint="33"/>
            <w:hideMark/>
          </w:tcPr>
          <w:p w14:paraId="48CBF1E4" w14:textId="77777777" w:rsidR="0054733D" w:rsidRPr="006B761B" w:rsidRDefault="00C43402" w:rsidP="00320995">
            <w:r w:rsidRPr="006B761B">
              <w:t>Annual Revenue</w:t>
            </w:r>
            <w:r w:rsidR="00BD35F0" w:rsidRPr="006B761B">
              <w:t>*</w:t>
            </w:r>
          </w:p>
          <w:p w14:paraId="187126A3" w14:textId="6815346F" w:rsidR="00082303" w:rsidRPr="006B761B" w:rsidRDefault="0054733D" w:rsidP="00320995">
            <w:r w:rsidRPr="006B761B">
              <w:t>(Billions)</w:t>
            </w:r>
            <w:r w:rsidR="00082303" w:rsidRPr="006B761B">
              <w:t xml:space="preserve"> </w:t>
            </w:r>
          </w:p>
        </w:tc>
      </w:tr>
      <w:tr w:rsidR="00AC0C31" w:rsidRPr="006B761B" w14:paraId="50BB2790" w14:textId="77777777" w:rsidTr="00AC0C31">
        <w:trPr>
          <w:cantSplit/>
        </w:trPr>
        <w:tc>
          <w:tcPr>
            <w:tcW w:w="1296" w:type="dxa"/>
            <w:shd w:val="clear" w:color="auto" w:fill="DEE2EB" w:themeFill="accent3" w:themeFillTint="33"/>
            <w:noWrap/>
            <w:hideMark/>
          </w:tcPr>
          <w:p w14:paraId="0D6B77EF" w14:textId="77777777" w:rsidR="00C43402" w:rsidRPr="006B761B" w:rsidRDefault="00C43402" w:rsidP="00320995">
            <w:r w:rsidRPr="006B761B">
              <w:t>Apple</w:t>
            </w:r>
          </w:p>
        </w:tc>
        <w:tc>
          <w:tcPr>
            <w:tcW w:w="2246" w:type="dxa"/>
            <w:shd w:val="clear" w:color="auto" w:fill="auto"/>
            <w:noWrap/>
            <w:hideMark/>
          </w:tcPr>
          <w:p w14:paraId="6EE4C943" w14:textId="77777777" w:rsidR="00C43402" w:rsidRPr="00D367D4" w:rsidRDefault="00C43402" w:rsidP="00D367D4">
            <w:pPr>
              <w:pStyle w:val="ListParagraph"/>
              <w:numPr>
                <w:ilvl w:val="0"/>
                <w:numId w:val="44"/>
              </w:numPr>
              <w:ind w:left="207" w:hanging="180"/>
              <w:rPr>
                <w:rFonts w:eastAsia="Times New Roman" w:cs="Arial"/>
                <w:color w:val="auto"/>
                <w:sz w:val="20"/>
                <w:szCs w:val="20"/>
              </w:rPr>
            </w:pPr>
            <w:r w:rsidRPr="00D367D4">
              <w:rPr>
                <w:rFonts w:eastAsia="Times New Roman" w:cs="Arial"/>
                <w:color w:val="auto"/>
                <w:sz w:val="20"/>
                <w:szCs w:val="20"/>
              </w:rPr>
              <w:t>Computers</w:t>
            </w:r>
          </w:p>
          <w:p w14:paraId="5A0A0D71" w14:textId="77777777" w:rsidR="00C43402" w:rsidRPr="00D367D4" w:rsidRDefault="00C43402" w:rsidP="00320995">
            <w:pPr>
              <w:pStyle w:val="ListParagraph"/>
              <w:numPr>
                <w:ilvl w:val="0"/>
                <w:numId w:val="44"/>
              </w:numPr>
              <w:ind w:left="207" w:hanging="180"/>
              <w:rPr>
                <w:rFonts w:eastAsia="Times New Roman" w:cs="Arial"/>
                <w:color w:val="auto"/>
                <w:sz w:val="20"/>
                <w:szCs w:val="20"/>
              </w:rPr>
            </w:pPr>
            <w:r w:rsidRPr="00D367D4">
              <w:rPr>
                <w:rFonts w:eastAsia="Times New Roman" w:cs="Arial"/>
                <w:color w:val="auto"/>
                <w:sz w:val="20"/>
                <w:szCs w:val="20"/>
              </w:rPr>
              <w:t>Smartphones</w:t>
            </w:r>
          </w:p>
          <w:p w14:paraId="4EB29CDD" w14:textId="77777777" w:rsidR="00C43402" w:rsidRPr="00D367D4" w:rsidRDefault="00C43402" w:rsidP="00320995">
            <w:pPr>
              <w:pStyle w:val="ListParagraph"/>
              <w:numPr>
                <w:ilvl w:val="0"/>
                <w:numId w:val="44"/>
              </w:numPr>
              <w:ind w:left="207" w:hanging="180"/>
              <w:rPr>
                <w:rFonts w:eastAsia="Times New Roman" w:cs="Arial"/>
                <w:color w:val="auto"/>
                <w:sz w:val="20"/>
                <w:szCs w:val="20"/>
              </w:rPr>
            </w:pPr>
            <w:r w:rsidRPr="00D367D4">
              <w:rPr>
                <w:rFonts w:eastAsia="Times New Roman" w:cs="Arial"/>
                <w:color w:val="auto"/>
                <w:sz w:val="20"/>
                <w:szCs w:val="20"/>
              </w:rPr>
              <w:t>Smartwatches</w:t>
            </w:r>
          </w:p>
          <w:p w14:paraId="3538AAF2" w14:textId="77777777" w:rsidR="00C43402" w:rsidRPr="00320995" w:rsidRDefault="00C43402" w:rsidP="00320995">
            <w:pPr>
              <w:pStyle w:val="ListParagraph"/>
            </w:pPr>
          </w:p>
        </w:tc>
        <w:tc>
          <w:tcPr>
            <w:tcW w:w="2246" w:type="dxa"/>
            <w:shd w:val="clear" w:color="auto" w:fill="auto"/>
            <w:noWrap/>
            <w:hideMark/>
          </w:tcPr>
          <w:p w14:paraId="5A02C587"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R&amp;D investment</w:t>
            </w:r>
          </w:p>
          <w:p w14:paraId="3760AE0D"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Industry leader</w:t>
            </w:r>
          </w:p>
          <w:p w14:paraId="1301F2AE"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Loyal user base</w:t>
            </w:r>
          </w:p>
          <w:p w14:paraId="4CC7BB67" w14:textId="77777777" w:rsidR="00C43402" w:rsidRPr="004C6C67" w:rsidRDefault="00011D3B" w:rsidP="00320995">
            <w:pPr>
              <w:pStyle w:val="ListParagraph"/>
              <w:numPr>
                <w:ilvl w:val="0"/>
                <w:numId w:val="44"/>
              </w:numPr>
              <w:ind w:left="207" w:hanging="180"/>
              <w:rPr>
                <w:rFonts w:eastAsia="Times New Roman" w:cs="Arial"/>
                <w:color w:val="auto"/>
                <w:sz w:val="20"/>
                <w:szCs w:val="20"/>
              </w:rPr>
            </w:pPr>
            <w:r w:rsidRPr="00320995">
              <w:rPr>
                <w:rFonts w:eastAsia="Times New Roman" w:cs="Arial"/>
                <w:color w:val="auto"/>
                <w:sz w:val="20"/>
                <w:szCs w:val="20"/>
              </w:rPr>
              <w:t>Luxury branding</w:t>
            </w:r>
            <w:r w:rsidRPr="004C6C67">
              <w:rPr>
                <w:rFonts w:eastAsia="Times New Roman" w:cs="Arial"/>
                <w:color w:val="auto"/>
                <w:sz w:val="20"/>
                <w:szCs w:val="20"/>
              </w:rPr>
              <w:t xml:space="preserve"> Profitable</w:t>
            </w:r>
          </w:p>
        </w:tc>
        <w:tc>
          <w:tcPr>
            <w:tcW w:w="2246" w:type="dxa"/>
            <w:shd w:val="clear" w:color="auto" w:fill="auto"/>
            <w:noWrap/>
            <w:hideMark/>
          </w:tcPr>
          <w:p w14:paraId="256D2F1E"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price point</w:t>
            </w:r>
          </w:p>
          <w:p w14:paraId="68B55D6D"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Incompatibility with other brands</w:t>
            </w:r>
          </w:p>
          <w:p w14:paraId="10CDFC09" w14:textId="77777777" w:rsidR="00C43402" w:rsidRPr="00320995" w:rsidRDefault="00C43402" w:rsidP="00320995">
            <w:pPr>
              <w:pStyle w:val="ListParagraph"/>
              <w:ind w:left="207" w:hanging="180"/>
              <w:rPr>
                <w:rFonts w:eastAsia="Times New Roman" w:cs="Arial"/>
                <w:color w:val="auto"/>
                <w:sz w:val="20"/>
                <w:szCs w:val="20"/>
              </w:rPr>
            </w:pPr>
          </w:p>
        </w:tc>
        <w:tc>
          <w:tcPr>
            <w:tcW w:w="1296" w:type="dxa"/>
            <w:shd w:val="clear" w:color="auto" w:fill="auto"/>
            <w:noWrap/>
            <w:hideMark/>
          </w:tcPr>
          <w:p w14:paraId="494AAC27" w14:textId="6229F04A" w:rsidR="00C43402" w:rsidRPr="006B761B" w:rsidRDefault="00BD35F0" w:rsidP="00320995">
            <w:pPr>
              <w:jc w:val="right"/>
            </w:pPr>
            <w:r w:rsidRPr="006B761B">
              <w:t>$</w:t>
            </w:r>
            <w:r w:rsidR="00C43402" w:rsidRPr="006B761B">
              <w:t>265.6</w:t>
            </w:r>
          </w:p>
        </w:tc>
      </w:tr>
      <w:tr w:rsidR="00AC0C31" w:rsidRPr="006B761B" w14:paraId="5961D8EB" w14:textId="77777777" w:rsidTr="00AC0C31">
        <w:trPr>
          <w:cantSplit/>
        </w:trPr>
        <w:tc>
          <w:tcPr>
            <w:tcW w:w="1296" w:type="dxa"/>
            <w:shd w:val="clear" w:color="auto" w:fill="DEE2EB" w:themeFill="accent3" w:themeFillTint="33"/>
            <w:noWrap/>
          </w:tcPr>
          <w:p w14:paraId="36E99F85" w14:textId="77777777" w:rsidR="00C43402" w:rsidRPr="006B761B" w:rsidRDefault="00C43402" w:rsidP="00320995">
            <w:r w:rsidRPr="006B761B">
              <w:t>Huawei</w:t>
            </w:r>
          </w:p>
        </w:tc>
        <w:tc>
          <w:tcPr>
            <w:tcW w:w="2246" w:type="dxa"/>
            <w:shd w:val="clear" w:color="auto" w:fill="auto"/>
            <w:noWrap/>
          </w:tcPr>
          <w:p w14:paraId="3B9993D9" w14:textId="77777777" w:rsidR="00011D3B" w:rsidRPr="00320995" w:rsidRDefault="00011D3B" w:rsidP="004C6C67">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Activity bands</w:t>
            </w:r>
          </w:p>
          <w:p w14:paraId="0DC9C034" w14:textId="77777777" w:rsidR="00011D3B" w:rsidRPr="00AC0C31" w:rsidRDefault="00011D3B">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Computers</w:t>
            </w:r>
          </w:p>
          <w:p w14:paraId="0FDF529A" w14:textId="77777777" w:rsidR="00011D3B" w:rsidRPr="00AC0C31" w:rsidRDefault="00011D3B">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Enterprise networking</w:t>
            </w:r>
          </w:p>
          <w:p w14:paraId="05708AE8" w14:textId="77777777" w:rsidR="00011D3B" w:rsidRPr="00AC0C31" w:rsidRDefault="00011D3B">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Smartphones</w:t>
            </w:r>
          </w:p>
          <w:p w14:paraId="498D9928" w14:textId="77777777" w:rsidR="00C43402" w:rsidRPr="00AC0C31" w:rsidRDefault="00011D3B">
            <w:pPr>
              <w:pStyle w:val="ListParagraph"/>
              <w:numPr>
                <w:ilvl w:val="0"/>
                <w:numId w:val="44"/>
              </w:numPr>
              <w:ind w:left="207" w:hanging="180"/>
              <w:rPr>
                <w:sz w:val="20"/>
                <w:szCs w:val="20"/>
              </w:rPr>
            </w:pPr>
            <w:r w:rsidRPr="00AC0C31">
              <w:rPr>
                <w:rFonts w:eastAsia="Times New Roman" w:cs="Arial"/>
                <w:color w:val="auto"/>
                <w:sz w:val="20"/>
                <w:szCs w:val="20"/>
              </w:rPr>
              <w:t>Smartwatches</w:t>
            </w:r>
          </w:p>
        </w:tc>
        <w:tc>
          <w:tcPr>
            <w:tcW w:w="2246" w:type="dxa"/>
            <w:shd w:val="clear" w:color="auto" w:fill="auto"/>
            <w:noWrap/>
          </w:tcPr>
          <w:p w14:paraId="58397A2F"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Profitable</w:t>
            </w:r>
          </w:p>
          <w:p w14:paraId="30113112"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Quick growth</w:t>
            </w:r>
          </w:p>
          <w:p w14:paraId="1E944AC5"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Wide variety of product offerings</w:t>
            </w:r>
          </w:p>
          <w:p w14:paraId="3A052921" w14:textId="77777777" w:rsidR="00C43402" w:rsidRPr="00320995" w:rsidRDefault="00C43402" w:rsidP="00320995">
            <w:pPr>
              <w:pStyle w:val="ListParagraph"/>
              <w:ind w:left="207" w:hanging="180"/>
              <w:rPr>
                <w:rFonts w:eastAsia="Times New Roman" w:cs="Arial"/>
                <w:color w:val="auto"/>
                <w:sz w:val="20"/>
                <w:szCs w:val="20"/>
              </w:rPr>
            </w:pPr>
          </w:p>
        </w:tc>
        <w:tc>
          <w:tcPr>
            <w:tcW w:w="2246" w:type="dxa"/>
            <w:shd w:val="clear" w:color="auto" w:fill="auto"/>
            <w:noWrap/>
          </w:tcPr>
          <w:p w14:paraId="7307AE5A"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Lack of capital</w:t>
            </w:r>
          </w:p>
          <w:p w14:paraId="08B8AAF5" w14:textId="77777777" w:rsidR="00C43402"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US trade ban</w:t>
            </w:r>
          </w:p>
        </w:tc>
        <w:tc>
          <w:tcPr>
            <w:tcW w:w="1296" w:type="dxa"/>
            <w:shd w:val="clear" w:color="auto" w:fill="auto"/>
            <w:noWrap/>
          </w:tcPr>
          <w:p w14:paraId="2F834103" w14:textId="1A0845D6" w:rsidR="00C43402" w:rsidRPr="006B761B" w:rsidRDefault="00BD35F0" w:rsidP="00320995">
            <w:pPr>
              <w:jc w:val="right"/>
            </w:pPr>
            <w:r w:rsidRPr="006B761B">
              <w:t>$</w:t>
            </w:r>
            <w:r w:rsidR="00C43402" w:rsidRPr="006B761B">
              <w:t>107.4</w:t>
            </w:r>
          </w:p>
        </w:tc>
      </w:tr>
      <w:tr w:rsidR="00AC0C31" w:rsidRPr="006B761B" w14:paraId="0BFA6CDA" w14:textId="77777777" w:rsidTr="00AC0C31">
        <w:trPr>
          <w:cantSplit/>
        </w:trPr>
        <w:tc>
          <w:tcPr>
            <w:tcW w:w="1296" w:type="dxa"/>
            <w:shd w:val="clear" w:color="auto" w:fill="DEE2EB" w:themeFill="accent3" w:themeFillTint="33"/>
            <w:noWrap/>
            <w:hideMark/>
          </w:tcPr>
          <w:p w14:paraId="19CB9E7E" w14:textId="77777777" w:rsidR="00C43402" w:rsidRPr="006B761B" w:rsidRDefault="00C43402" w:rsidP="00320995">
            <w:r w:rsidRPr="006B761B">
              <w:t>Xiaomi</w:t>
            </w:r>
          </w:p>
        </w:tc>
        <w:tc>
          <w:tcPr>
            <w:tcW w:w="2246" w:type="dxa"/>
            <w:shd w:val="clear" w:color="auto" w:fill="auto"/>
            <w:noWrap/>
            <w:hideMark/>
          </w:tcPr>
          <w:p w14:paraId="338C0990" w14:textId="77777777" w:rsidR="00011D3B" w:rsidRPr="00AC0C31" w:rsidRDefault="00011D3B" w:rsidP="004C6C67">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Activity bands</w:t>
            </w:r>
          </w:p>
          <w:p w14:paraId="1E579F39" w14:textId="77777777" w:rsidR="00011D3B" w:rsidRPr="00AC0C31" w:rsidRDefault="00011D3B"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Artificial Intelligence of Things</w:t>
            </w:r>
          </w:p>
          <w:p w14:paraId="2284133E" w14:textId="77777777" w:rsidR="00011D3B" w:rsidRPr="00AC0C31" w:rsidRDefault="00011D3B"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Audio equipment</w:t>
            </w:r>
          </w:p>
          <w:p w14:paraId="3FE2FA94" w14:textId="77777777" w:rsidR="00C43402" w:rsidRPr="00320995" w:rsidRDefault="00011D3B" w:rsidP="00320995">
            <w:pPr>
              <w:pStyle w:val="ListParagraph"/>
              <w:numPr>
                <w:ilvl w:val="0"/>
                <w:numId w:val="44"/>
              </w:numPr>
              <w:ind w:left="207" w:hanging="180"/>
              <w:rPr>
                <w:sz w:val="20"/>
                <w:szCs w:val="20"/>
              </w:rPr>
            </w:pPr>
            <w:r w:rsidRPr="00AC0C31">
              <w:rPr>
                <w:rFonts w:eastAsia="Times New Roman" w:cs="Arial"/>
                <w:color w:val="auto"/>
                <w:sz w:val="20"/>
                <w:szCs w:val="20"/>
              </w:rPr>
              <w:t>Smartphones</w:t>
            </w:r>
          </w:p>
        </w:tc>
        <w:tc>
          <w:tcPr>
            <w:tcW w:w="2246" w:type="dxa"/>
            <w:shd w:val="clear" w:color="auto" w:fill="auto"/>
            <w:noWrap/>
            <w:hideMark/>
          </w:tcPr>
          <w:p w14:paraId="01B3DD6E"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Competitive prices</w:t>
            </w:r>
          </w:p>
          <w:p w14:paraId="6C427A62"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Focus on creating and updating products</w:t>
            </w:r>
          </w:p>
          <w:p w14:paraId="4D5DEF00"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Large product catalog</w:t>
            </w:r>
          </w:p>
          <w:p w14:paraId="27A6A50C"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Worldwide distribution</w:t>
            </w:r>
          </w:p>
        </w:tc>
        <w:tc>
          <w:tcPr>
            <w:tcW w:w="2246" w:type="dxa"/>
            <w:shd w:val="clear" w:color="auto" w:fill="auto"/>
            <w:noWrap/>
            <w:hideMark/>
          </w:tcPr>
          <w:p w14:paraId="3F16933A"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Brand differentiation</w:t>
            </w:r>
          </w:p>
          <w:p w14:paraId="601AF80D" w14:textId="77777777" w:rsidR="00C43402" w:rsidRPr="00320995"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Service</w:t>
            </w:r>
          </w:p>
        </w:tc>
        <w:tc>
          <w:tcPr>
            <w:tcW w:w="1296" w:type="dxa"/>
            <w:shd w:val="clear" w:color="auto" w:fill="auto"/>
            <w:noWrap/>
            <w:hideMark/>
          </w:tcPr>
          <w:p w14:paraId="05AAFEB7" w14:textId="2AA07EFE" w:rsidR="00C43402" w:rsidRPr="006B761B" w:rsidRDefault="00BD35F0" w:rsidP="00320995">
            <w:pPr>
              <w:jc w:val="right"/>
            </w:pPr>
            <w:r w:rsidRPr="006B761B">
              <w:t>$</w:t>
            </w:r>
            <w:r w:rsidR="00C43402" w:rsidRPr="006B761B">
              <w:t>26.1</w:t>
            </w:r>
          </w:p>
        </w:tc>
      </w:tr>
      <w:tr w:rsidR="00AC0C31" w:rsidRPr="006B761B" w14:paraId="56658849" w14:textId="77777777" w:rsidTr="00AC0C31">
        <w:trPr>
          <w:cantSplit/>
        </w:trPr>
        <w:tc>
          <w:tcPr>
            <w:tcW w:w="1296" w:type="dxa"/>
            <w:shd w:val="clear" w:color="auto" w:fill="DEE2EB" w:themeFill="accent3" w:themeFillTint="33"/>
            <w:noWrap/>
            <w:hideMark/>
          </w:tcPr>
          <w:p w14:paraId="212EADC8" w14:textId="77777777" w:rsidR="00C43402" w:rsidRPr="006B761B" w:rsidRDefault="00C43402" w:rsidP="00320995">
            <w:r w:rsidRPr="006B761B">
              <w:t>Garmin</w:t>
            </w:r>
          </w:p>
        </w:tc>
        <w:tc>
          <w:tcPr>
            <w:tcW w:w="2246" w:type="dxa"/>
            <w:shd w:val="clear" w:color="auto" w:fill="auto"/>
            <w:noWrap/>
            <w:hideMark/>
          </w:tcPr>
          <w:p w14:paraId="16CD892E" w14:textId="77777777" w:rsidR="00C43402" w:rsidRPr="00AC0C31" w:rsidRDefault="00C43402" w:rsidP="004C6C67">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GPS devices</w:t>
            </w:r>
          </w:p>
          <w:p w14:paraId="6614740A" w14:textId="77777777" w:rsidR="00C43402" w:rsidRPr="00AC0C31" w:rsidRDefault="00C43402"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GPS-enabled:</w:t>
            </w:r>
          </w:p>
          <w:p w14:paraId="39B484AA" w14:textId="77777777" w:rsidR="00011D3B" w:rsidRPr="00320995"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Activity trackers</w:t>
            </w:r>
          </w:p>
          <w:p w14:paraId="5D525036" w14:textId="77777777" w:rsidR="00011D3B" w:rsidRPr="00AC0C31"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Hybrid watches</w:t>
            </w:r>
          </w:p>
          <w:p w14:paraId="39DC1B62" w14:textId="77777777" w:rsidR="00011D3B" w:rsidRPr="00AC0C31"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Smartwatches</w:t>
            </w:r>
          </w:p>
          <w:p w14:paraId="4C134A6E" w14:textId="77777777" w:rsidR="00C43402" w:rsidRPr="00AC0C31" w:rsidRDefault="00011D3B" w:rsidP="00320995">
            <w:pPr>
              <w:pStyle w:val="ListParagraph"/>
              <w:numPr>
                <w:ilvl w:val="1"/>
                <w:numId w:val="44"/>
              </w:numPr>
              <w:ind w:left="466" w:hanging="261"/>
              <w:rPr>
                <w:sz w:val="20"/>
                <w:szCs w:val="20"/>
              </w:rPr>
            </w:pPr>
            <w:r w:rsidRPr="00AC0C31">
              <w:rPr>
                <w:rFonts w:eastAsia="Times New Roman" w:cs="Arial"/>
                <w:color w:val="auto"/>
                <w:sz w:val="20"/>
                <w:szCs w:val="20"/>
              </w:rPr>
              <w:t>Watches</w:t>
            </w:r>
          </w:p>
        </w:tc>
        <w:tc>
          <w:tcPr>
            <w:tcW w:w="2246" w:type="dxa"/>
            <w:shd w:val="clear" w:color="auto" w:fill="auto"/>
            <w:noWrap/>
            <w:hideMark/>
          </w:tcPr>
          <w:p w14:paraId="1B1B30E9"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In-house manufacturing</w:t>
            </w:r>
          </w:p>
          <w:p w14:paraId="7D30110A"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Quality</w:t>
            </w:r>
          </w:p>
        </w:tc>
        <w:tc>
          <w:tcPr>
            <w:tcW w:w="2246" w:type="dxa"/>
            <w:shd w:val="clear" w:color="auto" w:fill="auto"/>
            <w:noWrap/>
            <w:hideMark/>
          </w:tcPr>
          <w:p w14:paraId="380AA7E4"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Lacks integration with 3rd-party services</w:t>
            </w:r>
          </w:p>
          <w:p w14:paraId="0BD7A807"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Limited to GPS-centered devices</w:t>
            </w:r>
          </w:p>
        </w:tc>
        <w:tc>
          <w:tcPr>
            <w:tcW w:w="1296" w:type="dxa"/>
            <w:shd w:val="clear" w:color="auto" w:fill="auto"/>
            <w:noWrap/>
            <w:hideMark/>
          </w:tcPr>
          <w:p w14:paraId="6B55D1FB" w14:textId="6A34AE03" w:rsidR="00C43402" w:rsidRPr="006B761B" w:rsidRDefault="00A16E71" w:rsidP="00320995">
            <w:pPr>
              <w:jc w:val="right"/>
            </w:pPr>
            <w:r w:rsidRPr="006B761B">
              <w:t>$</w:t>
            </w:r>
            <w:r w:rsidR="00C43402" w:rsidRPr="006B761B">
              <w:t>3.3</w:t>
            </w:r>
          </w:p>
        </w:tc>
      </w:tr>
      <w:tr w:rsidR="00AC0C31" w:rsidRPr="006B761B" w14:paraId="04122AFD" w14:textId="77777777" w:rsidTr="00AC0C31">
        <w:trPr>
          <w:cantSplit/>
        </w:trPr>
        <w:tc>
          <w:tcPr>
            <w:tcW w:w="1296" w:type="dxa"/>
            <w:shd w:val="clear" w:color="auto" w:fill="DEE2EB" w:themeFill="accent3" w:themeFillTint="33"/>
            <w:noWrap/>
            <w:hideMark/>
          </w:tcPr>
          <w:p w14:paraId="102A4D56" w14:textId="77777777" w:rsidR="00C43402" w:rsidRPr="006B761B" w:rsidRDefault="00C43402" w:rsidP="00320995">
            <w:r w:rsidRPr="006B761B">
              <w:lastRenderedPageBreak/>
              <w:t>Fossil</w:t>
            </w:r>
          </w:p>
        </w:tc>
        <w:tc>
          <w:tcPr>
            <w:tcW w:w="2246" w:type="dxa"/>
            <w:shd w:val="clear" w:color="auto" w:fill="auto"/>
            <w:noWrap/>
            <w:hideMark/>
          </w:tcPr>
          <w:p w14:paraId="41E59689" w14:textId="77777777" w:rsidR="00C43402" w:rsidRPr="004C6C67" w:rsidRDefault="00C43402">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Watch</w:t>
            </w:r>
            <w:r w:rsidRPr="00320995">
              <w:rPr>
                <w:rFonts w:eastAsia="Times New Roman" w:cs="Arial"/>
                <w:color w:val="auto"/>
                <w:sz w:val="20"/>
                <w:szCs w:val="20"/>
              </w:rPr>
              <w:t>es:</w:t>
            </w:r>
          </w:p>
          <w:p w14:paraId="1FCCEBC0" w14:textId="77777777" w:rsidR="00011D3B" w:rsidRPr="004C6C67"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Hybrid watches</w:t>
            </w:r>
          </w:p>
          <w:p w14:paraId="137CE065" w14:textId="78B8C06D" w:rsidR="00011D3B" w:rsidRPr="004C6C67" w:rsidRDefault="00011D3B" w:rsidP="00320995">
            <w:pPr>
              <w:pStyle w:val="ListParagraph"/>
              <w:numPr>
                <w:ilvl w:val="1"/>
                <w:numId w:val="44"/>
              </w:numPr>
              <w:ind w:left="466" w:hanging="261"/>
              <w:rPr>
                <w:rFonts w:eastAsia="Times New Roman" w:cs="Arial"/>
                <w:color w:val="auto"/>
                <w:sz w:val="20"/>
                <w:szCs w:val="20"/>
              </w:rPr>
            </w:pPr>
            <w:r w:rsidRPr="004C6C67">
              <w:rPr>
                <w:rFonts w:eastAsia="Times New Roman" w:cs="Arial"/>
                <w:color w:val="auto"/>
                <w:sz w:val="20"/>
                <w:szCs w:val="20"/>
              </w:rPr>
              <w:t>Smartwatches</w:t>
            </w:r>
          </w:p>
          <w:p w14:paraId="38B94CA5" w14:textId="77777777" w:rsidR="00011D3B" w:rsidRPr="004C6C67" w:rsidRDefault="00011D3B" w:rsidP="00320995">
            <w:pPr>
              <w:pStyle w:val="ListParagraph"/>
              <w:numPr>
                <w:ilvl w:val="1"/>
                <w:numId w:val="44"/>
              </w:numPr>
              <w:ind w:left="466" w:hanging="261"/>
              <w:rPr>
                <w:rFonts w:eastAsia="Times New Roman" w:cs="Arial"/>
                <w:color w:val="auto"/>
                <w:sz w:val="20"/>
                <w:szCs w:val="20"/>
              </w:rPr>
            </w:pPr>
            <w:r w:rsidRPr="00320995">
              <w:rPr>
                <w:rFonts w:eastAsia="Times New Roman" w:cs="Arial"/>
                <w:color w:val="auto"/>
                <w:sz w:val="20"/>
                <w:szCs w:val="20"/>
              </w:rPr>
              <w:t>Traditional</w:t>
            </w:r>
          </w:p>
          <w:p w14:paraId="37BE3A7F"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Accessories:</w:t>
            </w:r>
          </w:p>
          <w:p w14:paraId="17D6EAD6" w14:textId="77777777" w:rsidR="00C43402" w:rsidRPr="004C6C67" w:rsidRDefault="00C43402"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Bags</w:t>
            </w:r>
          </w:p>
          <w:p w14:paraId="2AFBDF46" w14:textId="77777777" w:rsidR="00C43402" w:rsidRPr="004C6C67" w:rsidRDefault="00C43402" w:rsidP="00320995">
            <w:pPr>
              <w:pStyle w:val="ListParagraph"/>
              <w:numPr>
                <w:ilvl w:val="1"/>
                <w:numId w:val="44"/>
              </w:numPr>
              <w:ind w:left="466" w:hanging="261"/>
              <w:rPr>
                <w:rFonts w:eastAsia="Times New Roman" w:cs="Arial"/>
                <w:color w:val="auto"/>
                <w:sz w:val="20"/>
                <w:szCs w:val="20"/>
              </w:rPr>
            </w:pPr>
            <w:r w:rsidRPr="004C6C67">
              <w:rPr>
                <w:rFonts w:eastAsia="Times New Roman" w:cs="Arial"/>
                <w:color w:val="auto"/>
                <w:sz w:val="20"/>
                <w:szCs w:val="20"/>
              </w:rPr>
              <w:t>Jewelry</w:t>
            </w:r>
          </w:p>
        </w:tc>
        <w:tc>
          <w:tcPr>
            <w:tcW w:w="2246" w:type="dxa"/>
            <w:shd w:val="clear" w:color="auto" w:fill="auto"/>
            <w:noWrap/>
            <w:hideMark/>
          </w:tcPr>
          <w:p w14:paraId="1BB13781"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Global brand recognition and distribution</w:t>
            </w:r>
          </w:p>
          <w:p w14:paraId="78AB16BE"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Leader in hybrid watch market</w:t>
            </w:r>
          </w:p>
          <w:p w14:paraId="569470C8"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Style</w:t>
            </w:r>
          </w:p>
          <w:p w14:paraId="17B788F1"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Successful expansions</w:t>
            </w:r>
          </w:p>
        </w:tc>
        <w:tc>
          <w:tcPr>
            <w:tcW w:w="2246" w:type="dxa"/>
            <w:shd w:val="clear" w:color="auto" w:fill="auto"/>
            <w:noWrap/>
            <w:hideMark/>
          </w:tcPr>
          <w:p w14:paraId="770D48AF"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Declining revenue for the last five years</w:t>
            </w:r>
          </w:p>
          <w:p w14:paraId="53AA582F" w14:textId="77777777" w:rsidR="00C43402" w:rsidRPr="00320995"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inventory levels</w:t>
            </w:r>
          </w:p>
        </w:tc>
        <w:tc>
          <w:tcPr>
            <w:tcW w:w="1296" w:type="dxa"/>
            <w:shd w:val="clear" w:color="auto" w:fill="auto"/>
            <w:noWrap/>
            <w:hideMark/>
          </w:tcPr>
          <w:p w14:paraId="4905F198" w14:textId="02049DD5" w:rsidR="00C43402" w:rsidRPr="006B761B" w:rsidRDefault="00A16E71" w:rsidP="00320995">
            <w:pPr>
              <w:jc w:val="right"/>
            </w:pPr>
            <w:r w:rsidRPr="006B761B">
              <w:t>$</w:t>
            </w:r>
            <w:r w:rsidR="00C43402" w:rsidRPr="006B761B">
              <w:t>2.5</w:t>
            </w:r>
          </w:p>
        </w:tc>
      </w:tr>
      <w:tr w:rsidR="00AC0C31" w:rsidRPr="006B761B" w14:paraId="484D790E" w14:textId="77777777" w:rsidTr="00AC0C31">
        <w:trPr>
          <w:cantSplit/>
        </w:trPr>
        <w:tc>
          <w:tcPr>
            <w:tcW w:w="1296" w:type="dxa"/>
            <w:shd w:val="clear" w:color="auto" w:fill="DEE2EB" w:themeFill="accent3" w:themeFillTint="33"/>
            <w:noWrap/>
            <w:hideMark/>
          </w:tcPr>
          <w:p w14:paraId="4807EC6C" w14:textId="77777777" w:rsidR="00C43402" w:rsidRPr="006B761B" w:rsidRDefault="00C43402" w:rsidP="00320995">
            <w:r w:rsidRPr="006B761B">
              <w:t>Fitbit</w:t>
            </w:r>
          </w:p>
        </w:tc>
        <w:tc>
          <w:tcPr>
            <w:tcW w:w="2246" w:type="dxa"/>
            <w:shd w:val="clear" w:color="auto" w:fill="auto"/>
            <w:noWrap/>
            <w:hideMark/>
          </w:tcPr>
          <w:p w14:paraId="7305D422" w14:textId="77777777" w:rsidR="00C43402" w:rsidRPr="00320995" w:rsidRDefault="00C43402">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Activity trackers</w:t>
            </w:r>
          </w:p>
        </w:tc>
        <w:tc>
          <w:tcPr>
            <w:tcW w:w="2246" w:type="dxa"/>
            <w:shd w:val="clear" w:color="auto" w:fill="auto"/>
            <w:noWrap/>
            <w:hideMark/>
          </w:tcPr>
          <w:p w14:paraId="41A80194"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Brand is synonymous with fitness bands</w:t>
            </w:r>
          </w:p>
          <w:p w14:paraId="655173E3"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Market trailblazer</w:t>
            </w:r>
          </w:p>
        </w:tc>
        <w:tc>
          <w:tcPr>
            <w:tcW w:w="2246" w:type="dxa"/>
            <w:shd w:val="clear" w:color="auto" w:fill="auto"/>
            <w:noWrap/>
            <w:hideMark/>
          </w:tcPr>
          <w:p w14:paraId="00D7C59A"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Declining submarket</w:t>
            </w:r>
          </w:p>
          <w:p w14:paraId="70C45B44" w14:textId="77777777" w:rsidR="00C43402" w:rsidRPr="00320995"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price point</w:t>
            </w:r>
          </w:p>
        </w:tc>
        <w:tc>
          <w:tcPr>
            <w:tcW w:w="1296" w:type="dxa"/>
            <w:shd w:val="clear" w:color="auto" w:fill="auto"/>
            <w:noWrap/>
            <w:hideMark/>
          </w:tcPr>
          <w:p w14:paraId="37EE33FE" w14:textId="3A598E7E" w:rsidR="00C43402" w:rsidRPr="006B761B" w:rsidRDefault="00A16E71" w:rsidP="00320995">
            <w:pPr>
              <w:jc w:val="right"/>
              <w:rPr>
                <w:b/>
                <w:bCs/>
              </w:rPr>
            </w:pPr>
            <w:r w:rsidRPr="006B761B">
              <w:t>$</w:t>
            </w:r>
            <w:r w:rsidR="00C43402" w:rsidRPr="006B761B">
              <w:t>1.5</w:t>
            </w:r>
          </w:p>
        </w:tc>
      </w:tr>
    </w:tbl>
    <w:p w14:paraId="5F29E97F" w14:textId="77777777" w:rsidR="000037DD" w:rsidRPr="006B761B" w:rsidRDefault="00BD35F0">
      <w:r w:rsidRPr="006B761B">
        <w:t>*Annual revenue is for 2018 and in USD</w:t>
      </w:r>
    </w:p>
    <w:p w14:paraId="65EF9E0D" w14:textId="77777777" w:rsidR="00BD35F0" w:rsidRPr="006B761B" w:rsidRDefault="00BD35F0"/>
    <w:p w14:paraId="348F4EA9" w14:textId="77777777" w:rsidR="001D1AAF" w:rsidRPr="006B761B" w:rsidRDefault="006D7BAA">
      <w:r w:rsidRPr="006B761B">
        <w:t>In 2018, 172.2 million wearable devices shipped worldwide. The key players’ market share by unit shipments is shown in Figure 5 below.</w:t>
      </w:r>
    </w:p>
    <w:p w14:paraId="78C97F7C" w14:textId="77777777" w:rsidR="00392E48" w:rsidRPr="006B761B" w:rsidRDefault="00392E48"/>
    <w:p w14:paraId="652CACEF" w14:textId="77777777" w:rsidR="00202556" w:rsidRPr="006B761B" w:rsidRDefault="00202556" w:rsidP="00320995">
      <w:r w:rsidRPr="003F6F20">
        <w:rPr>
          <w:noProof/>
        </w:rPr>
        <w:drawing>
          <wp:inline distT="0" distB="0" distL="0" distR="0" wp14:anchorId="6B682650" wp14:editId="7A7919A2">
            <wp:extent cx="5947576" cy="3204376"/>
            <wp:effectExtent l="0" t="0" r="8890" b="8890"/>
            <wp:docPr id="62" name="Chart 62" descr="A donut chart showing segments by vendor's marketshare by percentage. The other category has 43%, then Apple and Xiamomi at 16% each." title="Worldwide Wearable Shipments by Vendor 20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F33472" w14:textId="727D97FA" w:rsidR="00AD7288" w:rsidRPr="006B761B" w:rsidRDefault="00202556" w:rsidP="00980B5C">
      <w:pPr>
        <w:pStyle w:val="Caption"/>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5</w:t>
      </w:r>
      <w:r w:rsidR="00AE43BD" w:rsidRPr="00320995">
        <w:fldChar w:fldCharType="end"/>
      </w:r>
      <w:r w:rsidRPr="006B761B">
        <w:t xml:space="preserve">: </w:t>
      </w:r>
      <w:r w:rsidR="002820D5" w:rsidRPr="006B761B">
        <w:t xml:space="preserve">2018 </w:t>
      </w:r>
      <w:r w:rsidRPr="006B761B">
        <w:t>Global Unit Shipments by vendor Percentage</w:t>
      </w:r>
      <w:sdt>
        <w:sdtPr>
          <w:id w:val="1874114079"/>
          <w:citation/>
        </w:sdtPr>
        <w:sdtContent>
          <w:r w:rsidR="005704E1" w:rsidRPr="00320995">
            <w:fldChar w:fldCharType="begin"/>
          </w:r>
          <w:r w:rsidR="005704E1" w:rsidRPr="006B761B">
            <w:instrText xml:space="preserve"> CITATION IDC19 \l 1033 </w:instrText>
          </w:r>
          <w:r w:rsidR="005704E1" w:rsidRPr="00320995">
            <w:fldChar w:fldCharType="separate"/>
          </w:r>
          <w:r w:rsidR="00BC1624">
            <w:rPr>
              <w:noProof/>
            </w:rPr>
            <w:t xml:space="preserve"> </w:t>
          </w:r>
          <w:r w:rsidR="00BC1624" w:rsidRPr="00BC1624">
            <w:rPr>
              <w:noProof/>
            </w:rPr>
            <w:t>[34]</w:t>
          </w:r>
          <w:r w:rsidR="005704E1" w:rsidRPr="00320995">
            <w:fldChar w:fldCharType="end"/>
          </w:r>
        </w:sdtContent>
      </w:sdt>
    </w:p>
    <w:p w14:paraId="763001A1" w14:textId="77777777" w:rsidR="00A16E71" w:rsidRPr="006B761B" w:rsidRDefault="00A16E71"/>
    <w:p w14:paraId="2ABB8662" w14:textId="69D09CFF" w:rsidR="001D1AAF" w:rsidRPr="005A2E42" w:rsidRDefault="00B93641" w:rsidP="00BC1624">
      <w:pPr>
        <w:pStyle w:val="Heading3"/>
        <w:keepNext/>
        <w:keepLines/>
        <w:rPr>
          <w:rStyle w:val="Heading2Char"/>
          <w:b/>
          <w:bCs/>
          <w:color w:val="auto"/>
          <w:sz w:val="32"/>
          <w:szCs w:val="32"/>
        </w:rPr>
      </w:pPr>
      <w:r w:rsidRPr="005A2E42">
        <w:rPr>
          <w:rStyle w:val="Heading2Char"/>
          <w:b/>
          <w:bCs/>
          <w:color w:val="auto"/>
          <w:sz w:val="32"/>
          <w:szCs w:val="32"/>
        </w:rPr>
        <w:lastRenderedPageBreak/>
        <w:t>North</w:t>
      </w:r>
      <w:r w:rsidR="00202556" w:rsidRPr="005A2E42">
        <w:rPr>
          <w:rStyle w:val="Heading2Char"/>
          <w:b/>
          <w:bCs/>
          <w:color w:val="auto"/>
          <w:sz w:val="32"/>
          <w:szCs w:val="32"/>
        </w:rPr>
        <w:t xml:space="preserve">’s </w:t>
      </w:r>
      <w:r w:rsidR="00406306" w:rsidRPr="005A2E42">
        <w:rPr>
          <w:rStyle w:val="Heading2Char"/>
          <w:b/>
          <w:bCs/>
          <w:color w:val="auto"/>
          <w:sz w:val="32"/>
          <w:szCs w:val="32"/>
        </w:rPr>
        <w:t>Competitive Advantage</w:t>
      </w:r>
    </w:p>
    <w:p w14:paraId="440FDD2D" w14:textId="77777777" w:rsidR="00AC25AE" w:rsidRPr="00BC1624" w:rsidRDefault="00AC25AE" w:rsidP="00BC1624">
      <w:pPr>
        <w:keepNext/>
        <w:keepLines/>
        <w:rPr>
          <w:rStyle w:val="Heading2Char"/>
          <w:b w:val="0"/>
          <w:bCs w:val="0"/>
          <w:sz w:val="24"/>
          <w:szCs w:val="24"/>
        </w:rPr>
      </w:pPr>
    </w:p>
    <w:p w14:paraId="068A6AF0" w14:textId="561EEE9E" w:rsidR="00B44C08" w:rsidRPr="006B761B" w:rsidRDefault="00AC25AE" w:rsidP="00BC1624">
      <w:pPr>
        <w:keepNext/>
        <w:keepLines/>
      </w:pPr>
      <w:r w:rsidRPr="00320995">
        <w:t xml:space="preserve">Start-up company North </w:t>
      </w:r>
      <w:r w:rsidR="00913420" w:rsidRPr="006B761B">
        <w:t xml:space="preserve">Inc. </w:t>
      </w:r>
      <w:r w:rsidRPr="006B761B">
        <w:t>plans to change the wearable device market by introducing the first pair of main-stream smart eyeglasses for consumers.</w:t>
      </w:r>
    </w:p>
    <w:p w14:paraId="771F320B" w14:textId="77777777" w:rsidR="00A16E71" w:rsidRPr="006B761B" w:rsidRDefault="00A16E71"/>
    <w:p w14:paraId="02CFC50A" w14:textId="77777777" w:rsidR="001D1AAF" w:rsidRPr="006B761B" w:rsidRDefault="00B93641">
      <w:r w:rsidRPr="00135DBD">
        <w:rPr>
          <w:rStyle w:val="Heading5Char"/>
        </w:rPr>
        <w:t>Must-have technology.</w:t>
      </w:r>
      <w:r w:rsidRPr="006B761B">
        <w:rPr>
          <w:rStyle w:val="Heading4Char"/>
        </w:rPr>
        <w:t xml:space="preserve"> </w:t>
      </w:r>
      <w:r w:rsidRPr="006B761B">
        <w:t xml:space="preserve">North smart glasses </w:t>
      </w:r>
      <w:r w:rsidR="00A634DA" w:rsidRPr="006B761B">
        <w:t xml:space="preserve">provide a </w:t>
      </w:r>
      <w:r w:rsidR="00B371EB" w:rsidRPr="006B761B">
        <w:t xml:space="preserve">futuristic </w:t>
      </w:r>
      <w:r w:rsidR="00A634DA" w:rsidRPr="006B761B">
        <w:t>user experience</w:t>
      </w:r>
      <w:r w:rsidR="00871267" w:rsidRPr="006B761B">
        <w:t xml:space="preserve">. Users see their information floating in front of them without </w:t>
      </w:r>
      <w:r w:rsidR="00BD1516" w:rsidRPr="006B761B">
        <w:t>block</w:t>
      </w:r>
      <w:r w:rsidR="00871267" w:rsidRPr="006B761B">
        <w:t xml:space="preserve">ing their view. </w:t>
      </w:r>
      <w:r w:rsidR="00BD1516" w:rsidRPr="006B761B">
        <w:t>Once</w:t>
      </w:r>
      <w:r w:rsidR="00B371EB" w:rsidRPr="006B761B">
        <w:t xml:space="preserve"> free</w:t>
      </w:r>
      <w:r w:rsidR="00BD1516" w:rsidRPr="006B761B">
        <w:t>d</w:t>
      </w:r>
      <w:r w:rsidR="00B371EB" w:rsidRPr="006B761B">
        <w:t xml:space="preserve"> from </w:t>
      </w:r>
      <w:r w:rsidR="003C0663" w:rsidRPr="006B761B">
        <w:t>star</w:t>
      </w:r>
      <w:r w:rsidR="00B371EB" w:rsidRPr="006B761B">
        <w:t xml:space="preserve">ing at their phones, </w:t>
      </w:r>
      <w:r w:rsidR="003C0663" w:rsidRPr="006B761B">
        <w:t>users</w:t>
      </w:r>
      <w:r w:rsidR="00B371EB" w:rsidRPr="006B761B">
        <w:t xml:space="preserve"> will be able to stay connected to their data without disconnecting from their world. </w:t>
      </w:r>
      <w:r w:rsidR="009B7B9B" w:rsidRPr="006B761B">
        <w:t xml:space="preserve">They also </w:t>
      </w:r>
      <w:r w:rsidRPr="006B761B">
        <w:t xml:space="preserve">combine </w:t>
      </w:r>
      <w:r w:rsidR="009B7B9B" w:rsidRPr="006B761B">
        <w:t xml:space="preserve">many </w:t>
      </w:r>
      <w:r w:rsidRPr="006B761B">
        <w:t>f</w:t>
      </w:r>
      <w:r w:rsidR="00871267" w:rsidRPr="006B761B">
        <w:t>eatures</w:t>
      </w:r>
      <w:r w:rsidRPr="006B761B">
        <w:t xml:space="preserve"> in one easy-to-use device</w:t>
      </w:r>
      <w:r w:rsidR="009B7B9B" w:rsidRPr="006B761B">
        <w:t xml:space="preserve">, </w:t>
      </w:r>
      <w:r w:rsidR="00871267" w:rsidRPr="006B761B">
        <w:t>such as</w:t>
      </w:r>
      <w:r w:rsidR="009B7B9B" w:rsidRPr="006B761B">
        <w:t xml:space="preserve"> texting, maps, music, and </w:t>
      </w:r>
      <w:r w:rsidR="00BD1516" w:rsidRPr="006B761B">
        <w:t xml:space="preserve">the </w:t>
      </w:r>
      <w:r w:rsidR="009B7B9B" w:rsidRPr="006B761B">
        <w:t>digital assistant Alexa</w:t>
      </w:r>
      <w:r w:rsidRPr="006B761B">
        <w:t>.</w:t>
      </w:r>
    </w:p>
    <w:p w14:paraId="77C6B99E" w14:textId="77777777" w:rsidR="00A16E71" w:rsidRPr="006B761B" w:rsidRDefault="00A16E71"/>
    <w:p w14:paraId="1DCBC9F4" w14:textId="5008BA44" w:rsidR="00B93641" w:rsidRPr="006B761B" w:rsidRDefault="00B93641">
      <w:r w:rsidRPr="00135DBD">
        <w:rPr>
          <w:rStyle w:val="Heading5Char"/>
        </w:rPr>
        <w:t>Aesthetics.</w:t>
      </w:r>
      <w:r w:rsidRPr="006B761B">
        <w:t xml:space="preserve"> Consumers want items to look a certain way, and will reject items that don’t meet their expectations. North Focals </w:t>
      </w:r>
      <w:r w:rsidR="00871267" w:rsidRPr="006B761B">
        <w:t>are s</w:t>
      </w:r>
      <w:r w:rsidR="00934FF5" w:rsidRPr="006B761B">
        <w:t xml:space="preserve">imple, </w:t>
      </w:r>
      <w:r w:rsidR="00871267" w:rsidRPr="006B761B">
        <w:t xml:space="preserve">plastic-framed, and </w:t>
      </w:r>
      <w:r w:rsidRPr="006B761B">
        <w:t xml:space="preserve">resemble </w:t>
      </w:r>
      <w:proofErr w:type="spellStart"/>
      <w:r w:rsidRPr="006B761B">
        <w:t>Warby</w:t>
      </w:r>
      <w:proofErr w:type="spellEnd"/>
      <w:r w:rsidRPr="006B761B">
        <w:t xml:space="preserve"> Parker glasses</w:t>
      </w:r>
      <w:sdt>
        <w:sdtPr>
          <w:id w:val="-608808655"/>
          <w:citation/>
        </w:sdtPr>
        <w:sdtContent>
          <w:r w:rsidR="005704E1" w:rsidRPr="00320995">
            <w:fldChar w:fldCharType="begin"/>
          </w:r>
          <w:r w:rsidR="005704E1" w:rsidRPr="006B761B">
            <w:instrText xml:space="preserve"> CITATION Car18 \l 1033 </w:instrText>
          </w:r>
          <w:r w:rsidR="005704E1" w:rsidRPr="00320995">
            <w:fldChar w:fldCharType="separate"/>
          </w:r>
          <w:r w:rsidR="00BC1624">
            <w:rPr>
              <w:noProof/>
            </w:rPr>
            <w:t xml:space="preserve"> [35]</w:t>
          </w:r>
          <w:r w:rsidR="005704E1" w:rsidRPr="00320995">
            <w:fldChar w:fldCharType="end"/>
          </w:r>
        </w:sdtContent>
      </w:sdt>
      <w:r w:rsidRPr="006B761B">
        <w:t xml:space="preserve">. Most of the technology is housed in the companion </w:t>
      </w:r>
      <w:r w:rsidR="00871267" w:rsidRPr="006B761B">
        <w:t>ring</w:t>
      </w:r>
      <w:r w:rsidRPr="006B761B">
        <w:t xml:space="preserve">, which keeps the glasses </w:t>
      </w:r>
      <w:r w:rsidR="00934FF5" w:rsidRPr="006B761B">
        <w:t xml:space="preserve">light </w:t>
      </w:r>
      <w:r w:rsidRPr="006B761B">
        <w:t>and prevents users from continually tapping or reaching for their glasses.</w:t>
      </w:r>
    </w:p>
    <w:p w14:paraId="2E0F613F" w14:textId="77777777" w:rsidR="00A16E71" w:rsidRPr="006B761B" w:rsidRDefault="00A16E71"/>
    <w:p w14:paraId="1F126BEE" w14:textId="7AB1C7C7" w:rsidR="00F72EB1" w:rsidRPr="006B761B" w:rsidRDefault="006E6B3E">
      <w:r w:rsidRPr="00135DBD">
        <w:rPr>
          <w:rStyle w:val="Heading5Char"/>
        </w:rPr>
        <w:t xml:space="preserve">Potential </w:t>
      </w:r>
      <w:r w:rsidR="00F72EB1" w:rsidRPr="00135DBD">
        <w:rPr>
          <w:rStyle w:val="Heading5Char"/>
        </w:rPr>
        <w:t>market leader.</w:t>
      </w:r>
      <w:r w:rsidR="00F72EB1" w:rsidRPr="006B761B">
        <w:t xml:space="preserve"> North has the opportunity to become a market leader and brand name in a</w:t>
      </w:r>
      <w:r w:rsidR="00E552EF" w:rsidRPr="006B761B">
        <w:t>n emerging</w:t>
      </w:r>
      <w:r w:rsidR="00F72EB1" w:rsidRPr="006B761B">
        <w:t xml:space="preserve"> market. The </w:t>
      </w:r>
      <w:r w:rsidR="00E552EF" w:rsidRPr="006B761B">
        <w:t>best</w:t>
      </w:r>
      <w:r w:rsidR="00F72EB1" w:rsidRPr="006B761B">
        <w:t xml:space="preserve">-known items in this arena are </w:t>
      </w:r>
      <w:r w:rsidR="00E552EF" w:rsidRPr="006B761B">
        <w:t>Oculus VR headset</w:t>
      </w:r>
      <w:r w:rsidRPr="006B761B">
        <w:t>s for gaming</w:t>
      </w:r>
      <w:r w:rsidR="00E552EF" w:rsidRPr="006B761B">
        <w:t xml:space="preserve"> and </w:t>
      </w:r>
      <w:r w:rsidR="00F72EB1" w:rsidRPr="006B761B">
        <w:t>Google Glass</w:t>
      </w:r>
      <w:r w:rsidR="00E552EF" w:rsidRPr="006B761B">
        <w:t>, an augmented reality headset</w:t>
      </w:r>
      <w:r w:rsidR="00F72EB1" w:rsidRPr="006B761B">
        <w:t xml:space="preserve"> which </w:t>
      </w:r>
      <w:r w:rsidR="00E552EF" w:rsidRPr="006B761B">
        <w:t xml:space="preserve">originally </w:t>
      </w:r>
      <w:r w:rsidR="00F72EB1" w:rsidRPr="006B761B">
        <w:t xml:space="preserve">failed because of </w:t>
      </w:r>
      <w:r w:rsidR="00E552EF" w:rsidRPr="006B761B">
        <w:t>aesthetics, user safety concerns, and privacy issues arising from the video recording feature</w:t>
      </w:r>
      <w:sdt>
        <w:sdtPr>
          <w:id w:val="-1916162592"/>
          <w:citation/>
        </w:sdt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F72EB1" w:rsidRPr="006B761B">
        <w:t>.</w:t>
      </w:r>
    </w:p>
    <w:p w14:paraId="20C34C39" w14:textId="77777777" w:rsidR="0068378A" w:rsidRPr="006B761B" w:rsidRDefault="0068378A"/>
    <w:p w14:paraId="7F4FFA79" w14:textId="06AF5B6C" w:rsidR="009C20F1" w:rsidRPr="006B761B" w:rsidRDefault="00E552EF">
      <w:r w:rsidRPr="00135DBD">
        <w:rPr>
          <w:rStyle w:val="Heading5Char"/>
        </w:rPr>
        <w:t>Price.</w:t>
      </w:r>
      <w:r w:rsidRPr="006B761B">
        <w:t xml:space="preserve"> Most augmented reality </w:t>
      </w:r>
      <w:r w:rsidR="00BD1516" w:rsidRPr="006B761B">
        <w:t>wearable</w:t>
      </w:r>
      <w:r w:rsidRPr="006B761B">
        <w:t>s cost $1,000 or more. North</w:t>
      </w:r>
      <w:r w:rsidR="00BD1516" w:rsidRPr="006B761B">
        <w:t>’s</w:t>
      </w:r>
      <w:r w:rsidRPr="006B761B">
        <w:t xml:space="preserve"> Focals smart glasses start at $599. The competitive price point </w:t>
      </w:r>
      <w:r w:rsidR="00BD1516" w:rsidRPr="006B761B">
        <w:t>matters</w:t>
      </w:r>
      <w:r w:rsidRPr="006B761B">
        <w:t xml:space="preserve"> in a market where “</w:t>
      </w:r>
      <w:r w:rsidR="00C572DE" w:rsidRPr="006B761B">
        <w:t>54% of consumers say price has limited their interest in purchasing a wearable device</w:t>
      </w:r>
      <w:sdt>
        <w:sdtPr>
          <w:id w:val="1010185012"/>
          <w:citation/>
        </w:sdtPr>
        <w:sdtContent>
          <w:r w:rsidR="00CC155C" w:rsidRPr="00320995">
            <w:fldChar w:fldCharType="begin"/>
          </w:r>
          <w:r w:rsidR="00CC155C" w:rsidRPr="006B761B">
            <w:instrText xml:space="preserve"> CITATION Poe19 \l 1033 </w:instrText>
          </w:r>
          <w:r w:rsidR="00CC155C" w:rsidRPr="00320995">
            <w:fldChar w:fldCharType="separate"/>
          </w:r>
          <w:r w:rsidR="00BC1624">
            <w:rPr>
              <w:noProof/>
            </w:rPr>
            <w:t xml:space="preserve"> [23]</w:t>
          </w:r>
          <w:r w:rsidR="00CC155C" w:rsidRPr="00320995">
            <w:fldChar w:fldCharType="end"/>
          </w:r>
        </w:sdtContent>
      </w:sdt>
      <w:r w:rsidR="00C572DE" w:rsidRPr="006B761B">
        <w:t>.”</w:t>
      </w:r>
      <w:r w:rsidR="00BE5223" w:rsidRPr="006B761B">
        <w:t xml:space="preserve"> The low price point will attract wearable seekers as well as other consumers.</w:t>
      </w:r>
    </w:p>
    <w:p w14:paraId="3A48F702" w14:textId="77777777" w:rsidR="004368C8" w:rsidRPr="006B761B" w:rsidRDefault="004368C8"/>
    <w:p w14:paraId="318B3B4A" w14:textId="77777777" w:rsidR="008A1F12" w:rsidRDefault="008A1F12" w:rsidP="001A4F9D">
      <w:pPr>
        <w:pStyle w:val="Heading1"/>
      </w:pPr>
    </w:p>
    <w:p w14:paraId="74871E41" w14:textId="18773DD1" w:rsidR="00E80D23" w:rsidRPr="006B761B" w:rsidRDefault="00E80D23" w:rsidP="001A4F9D">
      <w:pPr>
        <w:pStyle w:val="Heading1"/>
      </w:pPr>
      <w:r w:rsidRPr="006B761B">
        <w:t>Opportunity Analysis: North Focals Smart Glasses</w:t>
      </w:r>
    </w:p>
    <w:p w14:paraId="058AF380" w14:textId="77777777" w:rsidR="00D06B12" w:rsidRPr="00320995" w:rsidRDefault="00D06B12" w:rsidP="00320995"/>
    <w:p w14:paraId="57E289CC" w14:textId="1EA447B5" w:rsidR="009F0808" w:rsidRPr="006B761B" w:rsidRDefault="00E80D23" w:rsidP="001A4F9D">
      <w:pPr>
        <w:pStyle w:val="Heading2"/>
      </w:pPr>
      <w:r w:rsidRPr="006B761B">
        <w:t xml:space="preserve">Limitations </w:t>
      </w:r>
      <w:r w:rsidR="00913420" w:rsidRPr="006B761B">
        <w:t>in Wearable</w:t>
      </w:r>
      <w:r w:rsidRPr="006B761B">
        <w:t xml:space="preserve"> </w:t>
      </w:r>
      <w:r w:rsidR="00913420" w:rsidRPr="006B761B">
        <w:t>Technology</w:t>
      </w:r>
    </w:p>
    <w:p w14:paraId="60895B3A" w14:textId="107DB9AF" w:rsidR="00682784" w:rsidRPr="006B761B" w:rsidRDefault="00682784"/>
    <w:p w14:paraId="64AC5411" w14:textId="7DBF82B0" w:rsidR="00AE43BD" w:rsidRPr="006B761B" w:rsidRDefault="00682784">
      <w:r w:rsidRPr="006B761B">
        <w:t>The wearable technology market is in its infancy</w:t>
      </w:r>
      <w:r w:rsidR="00913420" w:rsidRPr="006B761B">
        <w:t>. Technological innovations and consumer behavior will continually move the market forward until wearable devices rival the ease and functionality of smartphones.</w:t>
      </w:r>
    </w:p>
    <w:p w14:paraId="26B95CB0" w14:textId="77777777" w:rsidR="008D7F2A" w:rsidRPr="006B761B" w:rsidRDefault="008D7F2A"/>
    <w:p w14:paraId="7B637C47" w14:textId="0DD0BD73" w:rsidR="008D7F2A" w:rsidRPr="006B761B" w:rsidRDefault="008D7F2A" w:rsidP="00135DBD">
      <w:pPr>
        <w:pStyle w:val="Heading3"/>
      </w:pPr>
      <w:r w:rsidRPr="006B761B">
        <w:t>Overview of Wearable Technology</w:t>
      </w:r>
    </w:p>
    <w:p w14:paraId="1CB3D821" w14:textId="77777777" w:rsidR="007329DF" w:rsidRPr="00320995" w:rsidRDefault="007329DF" w:rsidP="00320995">
      <w:pPr>
        <w:rPr>
          <w:smallCaps/>
        </w:rPr>
      </w:pPr>
    </w:p>
    <w:p w14:paraId="443C4F64" w14:textId="0411B844" w:rsidR="00B668A7" w:rsidRPr="006B761B" w:rsidRDefault="00F373D7">
      <w:r w:rsidRPr="006B761B">
        <w:t>Wearable devices are a nice-to-have product, owned by the young, the affluent</w:t>
      </w:r>
      <w:sdt>
        <w:sdtPr>
          <w:id w:val="-1938439770"/>
          <w:citation/>
        </w:sdt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Pr="006B761B">
        <w:t>, the fitness-motivated, or the tech-savvy</w:t>
      </w:r>
      <w:sdt>
        <w:sdtPr>
          <w:id w:val="1944881457"/>
          <w:citation/>
        </w:sdtPr>
        <w:sdtContent>
          <w:r w:rsidR="00114D73">
            <w:fldChar w:fldCharType="begin"/>
          </w:r>
          <w:r w:rsidR="00114D73">
            <w:instrText xml:space="preserve"> CITATION Gra18 \l 1033 </w:instrText>
          </w:r>
          <w:r w:rsidR="00114D73">
            <w:fldChar w:fldCharType="separate"/>
          </w:r>
          <w:r w:rsidR="00BC1624">
            <w:rPr>
              <w:noProof/>
            </w:rPr>
            <w:t xml:space="preserve"> [37]</w:t>
          </w:r>
          <w:r w:rsidR="00114D73">
            <w:fldChar w:fldCharType="end"/>
          </w:r>
        </w:sdtContent>
      </w:sdt>
      <w:r w:rsidRPr="006B761B">
        <w:t xml:space="preserve">. </w:t>
      </w:r>
      <w:r w:rsidR="00B668A7" w:rsidRPr="006B761B">
        <w:t xml:space="preserve">Most work only in conjunction with a smartphone or an app. </w:t>
      </w:r>
      <w:r w:rsidR="00AA644E" w:rsidRPr="006B761B">
        <w:t xml:space="preserve">Less than a quarter of US consumers own a wearable device </w:t>
      </w:r>
      <w:r w:rsidR="00AA644E" w:rsidRPr="006B761B">
        <w:lastRenderedPageBreak/>
        <w:t>today</w:t>
      </w:r>
      <w:sdt>
        <w:sdtPr>
          <w:id w:val="691807831"/>
          <w:citation/>
        </w:sdtPr>
        <w:sdtContent>
          <w:r w:rsidR="00D367D4">
            <w:fldChar w:fldCharType="begin"/>
          </w:r>
          <w:r w:rsidR="00D367D4">
            <w:instrText xml:space="preserve"> CITATION Petry \l 1033 </w:instrText>
          </w:r>
          <w:r w:rsidR="00D367D4">
            <w:fldChar w:fldCharType="separate"/>
          </w:r>
          <w:r w:rsidR="00BC1624">
            <w:rPr>
              <w:noProof/>
            </w:rPr>
            <w:t xml:space="preserve"> [11]</w:t>
          </w:r>
          <w:r w:rsidR="00D367D4">
            <w:fldChar w:fldCharType="end"/>
          </w:r>
        </w:sdtContent>
      </w:sdt>
      <w:r w:rsidR="006F7BED" w:rsidRPr="006B761B">
        <w:t xml:space="preserve">, with Fitbit activity trackers, the Apple smartwatch, and </w:t>
      </w:r>
      <w:r w:rsidR="007329DF" w:rsidRPr="006B761B">
        <w:t xml:space="preserve">digital assistant-enable </w:t>
      </w:r>
      <w:r w:rsidR="006F7BED" w:rsidRPr="006B761B">
        <w:t>headphones among the most common.</w:t>
      </w:r>
      <w:r w:rsidR="00F013D6" w:rsidRPr="006B761B">
        <w:t xml:space="preserve"> </w:t>
      </w:r>
      <w:r w:rsidR="007329DF" w:rsidRPr="006B761B">
        <w:t xml:space="preserve">Up to 78% of </w:t>
      </w:r>
      <w:r w:rsidR="008A1F12">
        <w:t>I</w:t>
      </w:r>
      <w:r w:rsidR="008A1F12" w:rsidRPr="006B761B">
        <w:t>nternet</w:t>
      </w:r>
      <w:r w:rsidR="007329DF" w:rsidRPr="006B761B">
        <w:t xml:space="preserve">-using adults </w:t>
      </w:r>
      <w:r w:rsidR="00B668A7" w:rsidRPr="006B761B">
        <w:t>are interested in wearable devices</w:t>
      </w:r>
      <w:sdt>
        <w:sdtPr>
          <w:id w:val="358171599"/>
          <w:citation/>
        </w:sdt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B668A7" w:rsidRPr="006B761B">
        <w:t xml:space="preserve">, but high prices and lack of features prevent most from purchasing one. </w:t>
      </w:r>
      <w:r w:rsidR="00AA644E" w:rsidRPr="006B761B">
        <w:t>I</w:t>
      </w:r>
      <w:r w:rsidR="00B668A7" w:rsidRPr="006B761B">
        <w:t xml:space="preserve">nstead, consumers </w:t>
      </w:r>
      <w:r w:rsidR="00AA644E" w:rsidRPr="006B761B">
        <w:t xml:space="preserve">buy </w:t>
      </w:r>
      <w:r w:rsidR="00F013D6" w:rsidRPr="006B761B">
        <w:t xml:space="preserve">and rely on their </w:t>
      </w:r>
      <w:r w:rsidR="00B668A7" w:rsidRPr="006B761B">
        <w:t>smartphones.</w:t>
      </w:r>
    </w:p>
    <w:p w14:paraId="22FF8D02" w14:textId="77777777" w:rsidR="00B668A7" w:rsidRPr="006B761B" w:rsidRDefault="00B668A7"/>
    <w:p w14:paraId="25FA7CC5" w14:textId="488DAB72" w:rsidR="001D01D8" w:rsidRPr="006B761B" w:rsidRDefault="001D01D8" w:rsidP="00135DBD">
      <w:pPr>
        <w:pStyle w:val="Heading3"/>
      </w:pPr>
      <w:r w:rsidRPr="006B761B">
        <w:t xml:space="preserve">Limitations of Current Wearable Devices </w:t>
      </w:r>
    </w:p>
    <w:p w14:paraId="0605B7AA" w14:textId="77777777" w:rsidR="007329DF" w:rsidRPr="00320995" w:rsidRDefault="007329DF" w:rsidP="00320995">
      <w:pPr>
        <w:rPr>
          <w:smallCaps/>
        </w:rPr>
      </w:pPr>
    </w:p>
    <w:p w14:paraId="2EEF9520" w14:textId="79018105" w:rsidR="006F7BED" w:rsidRPr="006B761B" w:rsidRDefault="001D01D8">
      <w:r w:rsidRPr="006B761B">
        <w:t>Customers want a</w:t>
      </w:r>
      <w:r w:rsidR="007329DF" w:rsidRPr="006B761B">
        <w:t xml:space="preserve">n </w:t>
      </w:r>
      <w:r w:rsidR="00F14C58">
        <w:t xml:space="preserve">attractive, </w:t>
      </w:r>
      <w:r w:rsidR="007329DF" w:rsidRPr="006B761B">
        <w:t>affordable</w:t>
      </w:r>
      <w:r w:rsidRPr="006B761B">
        <w:t xml:space="preserve"> device that </w:t>
      </w:r>
      <w:r w:rsidR="007329DF" w:rsidRPr="006B761B">
        <w:t>does it all and works well</w:t>
      </w:r>
      <w:r w:rsidRPr="006B761B">
        <w:t xml:space="preserve">. </w:t>
      </w:r>
    </w:p>
    <w:p w14:paraId="71E0FA67" w14:textId="77777777" w:rsidR="006F7BED" w:rsidRPr="006B761B" w:rsidRDefault="006F7BED"/>
    <w:p w14:paraId="79FD23D8" w14:textId="16781ADE" w:rsidR="004A2051" w:rsidRPr="006B761B" w:rsidRDefault="00935242">
      <w:r w:rsidRPr="006B761B">
        <w:rPr>
          <w:rStyle w:val="Heading5Char"/>
        </w:rPr>
        <w:t>Activity trackers</w:t>
      </w:r>
      <w:r w:rsidR="004A2051" w:rsidRPr="006B761B">
        <w:rPr>
          <w:rStyle w:val="Heading5Char"/>
        </w:rPr>
        <w:t>.</w:t>
      </w:r>
      <w:r w:rsidR="004A2051" w:rsidRPr="00320995">
        <w:rPr>
          <w:rStyle w:val="ctf-messagetextcontent"/>
          <w:color w:val="333333"/>
          <w:sz w:val="23"/>
          <w:szCs w:val="23"/>
        </w:rPr>
        <w:t xml:space="preserve"> </w:t>
      </w:r>
      <w:r w:rsidR="00F82F66" w:rsidRPr="006B761B">
        <w:t>Ten years ago, activity trackers spurred the creation of the wearable device market and accounted for the bulk of sales. A</w:t>
      </w:r>
      <w:r w:rsidR="00D06B12" w:rsidRPr="006B761B">
        <w:t>s the name implies, a</w:t>
      </w:r>
      <w:r w:rsidR="00F82F66" w:rsidRPr="006B761B">
        <w:t xml:space="preserve">ctivity trackers </w:t>
      </w:r>
      <w:r w:rsidR="00D06B12" w:rsidRPr="006B761B">
        <w:t>keep</w:t>
      </w:r>
      <w:r w:rsidR="00F82F66" w:rsidRPr="006B761B">
        <w:t xml:space="preserve"> track</w:t>
      </w:r>
      <w:r w:rsidR="00D06B12" w:rsidRPr="006B761B">
        <w:t xml:space="preserve"> of</w:t>
      </w:r>
      <w:r w:rsidR="00F82F66" w:rsidRPr="006B761B">
        <w:t xml:space="preserve"> a user’s activity levels</w:t>
      </w:r>
      <w:r w:rsidR="00D06B12" w:rsidRPr="006B761B">
        <w:t xml:space="preserve"> and other fitness metrics such as heart rate. Some offer additional</w:t>
      </w:r>
      <w:r w:rsidR="00F82F66" w:rsidRPr="006B761B">
        <w:t xml:space="preserve"> functions </w:t>
      </w:r>
      <w:r w:rsidR="007E2149">
        <w:t>like</w:t>
      </w:r>
      <w:r w:rsidR="00F82F66" w:rsidRPr="006B761B">
        <w:t xml:space="preserve"> displaying the time or playing music. However, </w:t>
      </w:r>
      <w:r w:rsidR="00D06B12" w:rsidRPr="006B761B">
        <w:t xml:space="preserve">their scope is limited. For example, </w:t>
      </w:r>
      <w:r w:rsidR="00F82F66" w:rsidRPr="006B761B">
        <w:t xml:space="preserve">you cannot use one to write an email or </w:t>
      </w:r>
      <w:r w:rsidR="001D5303" w:rsidRPr="006B761B">
        <w:t>order an Uber</w:t>
      </w:r>
      <w:r w:rsidR="00F82F66" w:rsidRPr="006B761B">
        <w:t xml:space="preserve">. </w:t>
      </w:r>
      <w:r w:rsidR="001D5303" w:rsidRPr="006B761B">
        <w:t>S</w:t>
      </w:r>
      <w:r w:rsidR="00F82F66" w:rsidRPr="006B761B">
        <w:t xml:space="preserve">ome activity trackers </w:t>
      </w:r>
      <w:r w:rsidR="007E2149">
        <w:t>are self-contained</w:t>
      </w:r>
      <w:r w:rsidR="00F82F66" w:rsidRPr="006B761B">
        <w:t xml:space="preserve">, allowing users to go for a jog without carrying their smartphone, </w:t>
      </w:r>
      <w:r w:rsidR="001D5303" w:rsidRPr="006B761B">
        <w:t xml:space="preserve">but </w:t>
      </w:r>
      <w:r w:rsidR="00F82F66" w:rsidRPr="006B761B">
        <w:t>they don’t offer as many features as a smartphone does. Although consumer interest in fitness tracking is still high, the activity tracker as a stand-alone device is going the way of the iPod</w:t>
      </w:r>
      <w:r w:rsidR="001D5303" w:rsidRPr="006B761B">
        <w:t xml:space="preserve"> or the VCR</w:t>
      </w:r>
      <w:r w:rsidR="00F82F66" w:rsidRPr="006B761B">
        <w:t xml:space="preserve">, and </w:t>
      </w:r>
      <w:r w:rsidR="001D5303" w:rsidRPr="006B761B">
        <w:t xml:space="preserve">is </w:t>
      </w:r>
      <w:r w:rsidR="00F82F66" w:rsidRPr="006B761B">
        <w:t>being replaced by smartphones or</w:t>
      </w:r>
      <w:r w:rsidR="00F14C58">
        <w:t xml:space="preserve"> full-featured</w:t>
      </w:r>
      <w:r w:rsidR="00F82F66" w:rsidRPr="006B761B">
        <w:t xml:space="preserve"> wearables. </w:t>
      </w:r>
    </w:p>
    <w:p w14:paraId="7F551837" w14:textId="77777777" w:rsidR="004A2051" w:rsidRPr="00320995" w:rsidRDefault="004A2051">
      <w:pPr>
        <w:rPr>
          <w:rStyle w:val="ctf-messagetextcontent"/>
          <w:color w:val="333333"/>
          <w:sz w:val="23"/>
          <w:szCs w:val="23"/>
        </w:rPr>
      </w:pPr>
    </w:p>
    <w:p w14:paraId="7E8EF4D5" w14:textId="31C11E82" w:rsidR="004A2051" w:rsidRPr="006B761B" w:rsidRDefault="00D24375">
      <w:r w:rsidRPr="006B761B">
        <w:rPr>
          <w:rStyle w:val="Heading5Char"/>
        </w:rPr>
        <w:t>S</w:t>
      </w:r>
      <w:r w:rsidR="004A2051" w:rsidRPr="006B761B">
        <w:rPr>
          <w:rStyle w:val="Heading5Char"/>
        </w:rPr>
        <w:t xml:space="preserve">martwatches. </w:t>
      </w:r>
      <w:r w:rsidR="004A2051" w:rsidRPr="006B761B">
        <w:t xml:space="preserve">Smartwatches have much more functionality than an activity tracker, </w:t>
      </w:r>
      <w:r w:rsidR="00AC3A0C">
        <w:t>and</w:t>
      </w:r>
      <w:r w:rsidR="004A2051" w:rsidRPr="006B761B">
        <w:t xml:space="preserve"> have replaced the activity tracker as the ma</w:t>
      </w:r>
      <w:r w:rsidR="00F82F66" w:rsidRPr="006B761B">
        <w:t>rket leader</w:t>
      </w:r>
      <w:r w:rsidR="004A2051" w:rsidRPr="006B761B">
        <w:t xml:space="preserve">. Most </w:t>
      </w:r>
      <w:r w:rsidR="00F82F66" w:rsidRPr="006B761B">
        <w:t xml:space="preserve">smartwatches </w:t>
      </w:r>
      <w:r w:rsidR="004A2051" w:rsidRPr="006B761B">
        <w:t>are an extension of the user’s smartphone and need to be configured with an app. They can pass along notifications from your smartphone and do the same things an activity tracker can</w:t>
      </w:r>
      <w:r w:rsidRPr="006B761B">
        <w:t>, but t</w:t>
      </w:r>
      <w:r w:rsidR="004A2051" w:rsidRPr="006B761B">
        <w:t>hey cannot replace a smartphone.</w:t>
      </w:r>
      <w:r w:rsidR="0017377E" w:rsidRPr="006B761B">
        <w:t xml:space="preserve"> </w:t>
      </w:r>
      <w:r w:rsidR="007E2149">
        <w:t>Not everyone finds watches comfortable to wear. And s</w:t>
      </w:r>
      <w:r w:rsidR="0017377E" w:rsidRPr="006B761B">
        <w:t xml:space="preserve">omeone who constantly glances at their watch may </w:t>
      </w:r>
      <w:r w:rsidR="007E2149">
        <w:t xml:space="preserve">seem uninterested or bored </w:t>
      </w:r>
      <w:r w:rsidR="0017377E" w:rsidRPr="006B761B">
        <w:t xml:space="preserve">with </w:t>
      </w:r>
      <w:r w:rsidR="00AC3A0C">
        <w:t>their company</w:t>
      </w:r>
      <w:r w:rsidR="0017377E" w:rsidRPr="006B761B">
        <w:t>.</w:t>
      </w:r>
      <w:r w:rsidRPr="006B761B">
        <w:t xml:space="preserve"> </w:t>
      </w:r>
      <w:r w:rsidR="007E2149">
        <w:t>Over 50%</w:t>
      </w:r>
      <w:r w:rsidRPr="006B761B">
        <w:t xml:space="preserve"> of consumers say they are too expensive to </w:t>
      </w:r>
      <w:r w:rsidR="007E2149">
        <w:t xml:space="preserve">even </w:t>
      </w:r>
      <w:r w:rsidRPr="006B761B">
        <w:t>consider purchasing</w:t>
      </w:r>
      <w:sdt>
        <w:sdtPr>
          <w:id w:val="-1908829650"/>
          <w:citation/>
        </w:sdt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8E7350" w:rsidRPr="006B761B">
        <w:t xml:space="preserve">. </w:t>
      </w:r>
    </w:p>
    <w:p w14:paraId="4D537D26" w14:textId="77777777" w:rsidR="004A2051" w:rsidRPr="006B761B" w:rsidRDefault="004A2051"/>
    <w:p w14:paraId="16F4F8B1" w14:textId="65A8E43B" w:rsidR="004A2051" w:rsidRPr="006B761B" w:rsidRDefault="006E42F6">
      <w:r>
        <w:rPr>
          <w:rStyle w:val="Heading5Char"/>
        </w:rPr>
        <w:t>H</w:t>
      </w:r>
      <w:r w:rsidR="004A2051" w:rsidRPr="006B761B">
        <w:rPr>
          <w:rStyle w:val="Heading5Char"/>
        </w:rPr>
        <w:t xml:space="preserve">earables. </w:t>
      </w:r>
      <w:r w:rsidR="004A2051" w:rsidRPr="006B761B">
        <w:t>Hearable devices are simply earphones or ear buds that can access a digital assistant</w:t>
      </w:r>
      <w:r w:rsidR="00AC3A0C">
        <w:t xml:space="preserve"> or</w:t>
      </w:r>
      <w:r w:rsidR="004A2051" w:rsidRPr="006B761B">
        <w:t xml:space="preserve"> the internet. </w:t>
      </w:r>
      <w:r w:rsidR="00DD73C4" w:rsidRPr="006B761B">
        <w:t xml:space="preserve">Their portability and lower price points are attractive to consumers, </w:t>
      </w:r>
      <w:r w:rsidR="00AB01BF" w:rsidRPr="006B761B">
        <w:t>who use them to</w:t>
      </w:r>
      <w:r w:rsidR="00DD73C4" w:rsidRPr="006B761B">
        <w:t xml:space="preserve"> </w:t>
      </w:r>
      <w:r w:rsidR="001B069F" w:rsidRPr="006B761B">
        <w:t xml:space="preserve">place calls or </w:t>
      </w:r>
      <w:r w:rsidR="00DD73C4" w:rsidRPr="006B761B">
        <w:t>listen to music</w:t>
      </w:r>
      <w:r w:rsidR="00AB01BF" w:rsidRPr="006B761B">
        <w:t>.</w:t>
      </w:r>
      <w:r w:rsidR="00DD73C4" w:rsidRPr="006B761B">
        <w:t xml:space="preserve"> </w:t>
      </w:r>
      <w:r w:rsidR="0017377E" w:rsidRPr="006B761B">
        <w:t xml:space="preserve">While some </w:t>
      </w:r>
      <w:r w:rsidR="001B069F" w:rsidRPr="006B761B">
        <w:t xml:space="preserve">hearables </w:t>
      </w:r>
      <w:r w:rsidR="0017377E" w:rsidRPr="006B761B">
        <w:t xml:space="preserve">can track activity such as heart rate, </w:t>
      </w:r>
      <w:r w:rsidR="00DA377E">
        <w:t>they</w:t>
      </w:r>
      <w:r w:rsidR="0017377E" w:rsidRPr="006B761B">
        <w:t xml:space="preserve"> lack the functionality of a smartwatch or a smartphone. </w:t>
      </w:r>
      <w:r w:rsidR="001B069F" w:rsidRPr="006B761B">
        <w:t xml:space="preserve">Since </w:t>
      </w:r>
      <w:r w:rsidR="00164450" w:rsidRPr="006B761B">
        <w:t>hearables</w:t>
      </w:r>
      <w:r w:rsidR="001B069F" w:rsidRPr="006B761B">
        <w:t xml:space="preserve"> have no screen or keyboard, they rely on a</w:t>
      </w:r>
      <w:r w:rsidR="0017377E" w:rsidRPr="006B761B">
        <w:t xml:space="preserve"> digital assistant </w:t>
      </w:r>
      <w:r w:rsidR="001B069F" w:rsidRPr="006B761B">
        <w:t>to make them smart</w:t>
      </w:r>
      <w:r w:rsidR="0017377E" w:rsidRPr="006B761B">
        <w:t xml:space="preserve">. While your </w:t>
      </w:r>
      <w:r w:rsidR="004A2051" w:rsidRPr="006B761B">
        <w:t xml:space="preserve">digital assistant </w:t>
      </w:r>
      <w:r w:rsidR="0017377E" w:rsidRPr="006B761B">
        <w:t xml:space="preserve">might be able </w:t>
      </w:r>
      <w:r w:rsidR="004A2051" w:rsidRPr="006B761B">
        <w:t xml:space="preserve">to read you an email, </w:t>
      </w:r>
      <w:r w:rsidR="001B069F" w:rsidRPr="006B761B">
        <w:t xml:space="preserve">more advanced functions like </w:t>
      </w:r>
      <w:r w:rsidR="0017377E" w:rsidRPr="006B761B">
        <w:t xml:space="preserve">writing and editing </w:t>
      </w:r>
      <w:r w:rsidR="001B069F" w:rsidRPr="006B761B">
        <w:t>emails are best left to devices</w:t>
      </w:r>
      <w:r w:rsidR="00164450" w:rsidRPr="006B761B">
        <w:t xml:space="preserve"> like smartphones</w:t>
      </w:r>
      <w:r w:rsidR="001B069F" w:rsidRPr="006B761B">
        <w:t>.</w:t>
      </w:r>
    </w:p>
    <w:p w14:paraId="4EF568A1" w14:textId="77777777" w:rsidR="004A2051" w:rsidRPr="006B761B" w:rsidRDefault="004A2051"/>
    <w:p w14:paraId="0BCF6326" w14:textId="65E72EED" w:rsidR="00652A79" w:rsidRPr="00320995" w:rsidRDefault="008326B4">
      <w:pPr>
        <w:rPr>
          <w:rStyle w:val="Heading4Char"/>
          <w:b/>
          <w:bCs/>
        </w:rPr>
      </w:pPr>
      <w:r w:rsidRPr="005A2E42">
        <w:rPr>
          <w:rStyle w:val="Heading5Char"/>
        </w:rPr>
        <w:t>VR and AR devices.</w:t>
      </w:r>
      <w:r w:rsidR="008E7350" w:rsidRPr="006B761B">
        <w:rPr>
          <w:rStyle w:val="Heading4Char"/>
        </w:rPr>
        <w:t xml:space="preserve"> </w:t>
      </w:r>
      <w:r w:rsidR="008E7350" w:rsidRPr="00320995">
        <w:t>AR and VR devices typically look very strange and bulky.</w:t>
      </w:r>
      <w:r w:rsidR="008E7350" w:rsidRPr="006B761B">
        <w:t xml:space="preserve"> </w:t>
      </w:r>
      <w:r w:rsidR="00F54D40" w:rsidRPr="006B761B">
        <w:t>They tend to be worn indoors and are used in business or gaming. Many people don’t understand the features offered by these devices</w:t>
      </w:r>
      <w:sdt>
        <w:sdtPr>
          <w:id w:val="1384448194"/>
          <w:citation/>
        </w:sdtPr>
        <w:sdtContent>
          <w:r w:rsidR="00C73E61" w:rsidRPr="00DA377E">
            <w:fldChar w:fldCharType="begin"/>
          </w:r>
          <w:r w:rsidR="00C73E61" w:rsidRPr="00DA377E">
            <w:instrText xml:space="preserve"> CITATION Smi19 \l 1033 </w:instrText>
          </w:r>
          <w:r w:rsidR="00C73E61" w:rsidRPr="00DA377E">
            <w:fldChar w:fldCharType="separate"/>
          </w:r>
          <w:r w:rsidR="00BC1624">
            <w:rPr>
              <w:noProof/>
            </w:rPr>
            <w:t xml:space="preserve"> [38]</w:t>
          </w:r>
          <w:r w:rsidR="00C73E61" w:rsidRPr="00DA377E">
            <w:fldChar w:fldCharType="end"/>
          </w:r>
        </w:sdtContent>
      </w:sdt>
      <w:r w:rsidR="00F54D40" w:rsidRPr="006B761B">
        <w:t xml:space="preserve">. Also, </w:t>
      </w:r>
      <w:r w:rsidR="008E7350" w:rsidRPr="006B761B">
        <w:t>AR devices are very expensive</w:t>
      </w:r>
      <w:r w:rsidR="00F54D40" w:rsidRPr="006B761B">
        <w:t>, costing several hundreds or thousands of dollars</w:t>
      </w:r>
      <w:r w:rsidR="008E7350" w:rsidRPr="006B761B">
        <w:t>.</w:t>
      </w:r>
      <w:r w:rsidR="00F54D40" w:rsidRPr="006B761B">
        <w:t xml:space="preserve"> At this time, VR and AR devices are</w:t>
      </w:r>
      <w:r w:rsidR="00F54D40" w:rsidRPr="00114D73">
        <w:rPr>
          <w:smallCaps/>
        </w:rPr>
        <w:t xml:space="preserve"> “</w:t>
      </w:r>
      <w:r w:rsidR="00087B51" w:rsidRPr="00320995">
        <w:t>niche products</w:t>
      </w:r>
      <w:r w:rsidR="00F54D40" w:rsidRPr="006B761B">
        <w:t>”</w:t>
      </w:r>
      <w:sdt>
        <w:sdtPr>
          <w:id w:val="1374189681"/>
          <w:citation/>
        </w:sdtPr>
        <w:sdtContent>
          <w:r w:rsidR="00C73E61">
            <w:fldChar w:fldCharType="begin"/>
          </w:r>
          <w:r w:rsidR="00C73E61">
            <w:instrText xml:space="preserve">CITATION P \l 1033 </w:instrText>
          </w:r>
          <w:r w:rsidR="00C73E61">
            <w:fldChar w:fldCharType="separate"/>
          </w:r>
          <w:r w:rsidR="00BC1624">
            <w:rPr>
              <w:noProof/>
            </w:rPr>
            <w:t xml:space="preserve"> [39]</w:t>
          </w:r>
          <w:r w:rsidR="00C73E61">
            <w:fldChar w:fldCharType="end"/>
          </w:r>
        </w:sdtContent>
      </w:sdt>
      <w:r w:rsidR="00312DD7">
        <w:t>.</w:t>
      </w:r>
      <w:r w:rsidR="00DA377E">
        <w:t xml:space="preserve"> </w:t>
      </w:r>
      <w:r w:rsidR="00114D73">
        <w:t xml:space="preserve">However, consumer </w:t>
      </w:r>
      <w:r w:rsidR="00DA377E">
        <w:t>interest is grow</w:t>
      </w:r>
      <w:r w:rsidR="00DA377E" w:rsidRPr="00DA377E">
        <w:t>ing,</w:t>
      </w:r>
      <w:r w:rsidR="00114D73">
        <w:t xml:space="preserve"> a</w:t>
      </w:r>
      <w:r w:rsidR="00533E74">
        <w:t>nd</w:t>
      </w:r>
      <w:r w:rsidR="00114D73">
        <w:t xml:space="preserve"> AR should reach</w:t>
      </w:r>
      <w:r w:rsidR="00DA377E" w:rsidRPr="00DA377E">
        <w:t xml:space="preserve"> </w:t>
      </w:r>
      <w:r w:rsidR="00DA377E">
        <w:t>“</w:t>
      </w:r>
      <w:r w:rsidR="00DA377E" w:rsidRPr="00DA377E">
        <w:t>its full market potential</w:t>
      </w:r>
      <w:r w:rsidR="00114D73">
        <w:t>”</w:t>
      </w:r>
      <w:sdt>
        <w:sdtPr>
          <w:id w:val="-1009289659"/>
          <w:citation/>
        </w:sdtPr>
        <w:sdtContent>
          <w:r w:rsidR="00DA377E">
            <w:fldChar w:fldCharType="begin"/>
          </w:r>
          <w:r w:rsidR="00717A30">
            <w:instrText xml:space="preserve">CITATION Mor18 \l 1033 </w:instrText>
          </w:r>
          <w:r w:rsidR="00DA377E">
            <w:fldChar w:fldCharType="separate"/>
          </w:r>
          <w:r w:rsidR="00BC1624">
            <w:rPr>
              <w:noProof/>
            </w:rPr>
            <w:t xml:space="preserve"> [40]</w:t>
          </w:r>
          <w:r w:rsidR="00DA377E">
            <w:fldChar w:fldCharType="end"/>
          </w:r>
        </w:sdtContent>
      </w:sdt>
      <w:r w:rsidR="00114D73">
        <w:t xml:space="preserve"> in ten years.</w:t>
      </w:r>
    </w:p>
    <w:p w14:paraId="24430723" w14:textId="77777777" w:rsidR="008326B4" w:rsidRPr="006B761B" w:rsidRDefault="008326B4">
      <w:pPr>
        <w:rPr>
          <w:rStyle w:val="Heading4Char"/>
        </w:rPr>
      </w:pPr>
    </w:p>
    <w:p w14:paraId="74B6F969" w14:textId="5983CCF7" w:rsidR="008326B4" w:rsidRPr="006B761B" w:rsidRDefault="008326B4">
      <w:r w:rsidRPr="005A2E42">
        <w:rPr>
          <w:rStyle w:val="Heading5Char"/>
        </w:rPr>
        <w:t>High prices.</w:t>
      </w:r>
      <w:r w:rsidR="008E7350" w:rsidRPr="00320995">
        <w:t xml:space="preserve"> The</w:t>
      </w:r>
      <w:r w:rsidR="008E7350" w:rsidRPr="006B761B">
        <w:t xml:space="preserve"> high price of wearable devices prevents many consumers from considering </w:t>
      </w:r>
      <w:r w:rsidR="00087B51" w:rsidRPr="006B761B">
        <w:t>them and</w:t>
      </w:r>
      <w:r w:rsidR="008E7350" w:rsidRPr="006B761B">
        <w:t xml:space="preserve"> purchasing them.</w:t>
      </w:r>
      <w:r w:rsidR="0027503D" w:rsidRPr="006B761B">
        <w:t xml:space="preserve"> Most devices are sold to young or affluent consumers. And even though US discretionary spending </w:t>
      </w:r>
      <w:r w:rsidR="00533E74">
        <w:t>and consumer interest are</w:t>
      </w:r>
      <w:r w:rsidR="0027503D" w:rsidRPr="006B761B">
        <w:t xml:space="preserve"> rising,</w:t>
      </w:r>
      <w:sdt>
        <w:sdtPr>
          <w:id w:val="-1915071150"/>
          <w:citation/>
        </w:sdtPr>
        <w:sdtContent>
          <w:r w:rsidR="00114D73">
            <w:fldChar w:fldCharType="begin"/>
          </w:r>
          <w:r w:rsidR="00114D73">
            <w:instrText xml:space="preserve"> CITATION Gra18 \l 1033 </w:instrText>
          </w:r>
          <w:r w:rsidR="00114D73">
            <w:fldChar w:fldCharType="separate"/>
          </w:r>
          <w:r w:rsidR="00BC1624">
            <w:rPr>
              <w:noProof/>
            </w:rPr>
            <w:t xml:space="preserve"> [37]</w:t>
          </w:r>
          <w:r w:rsidR="00114D73">
            <w:fldChar w:fldCharType="end"/>
          </w:r>
        </w:sdtContent>
      </w:sdt>
      <w:r w:rsidR="0027503D" w:rsidRPr="006B761B">
        <w:t>, there are still large portions of the population who cannot or do not want to spend hundreds of dollars on a wearable device.</w:t>
      </w:r>
    </w:p>
    <w:p w14:paraId="37F120AA" w14:textId="77777777" w:rsidR="008326B4" w:rsidRPr="006B761B" w:rsidRDefault="008326B4">
      <w:pPr>
        <w:rPr>
          <w:rStyle w:val="Heading4Char"/>
        </w:rPr>
      </w:pPr>
    </w:p>
    <w:p w14:paraId="68255280" w14:textId="68EEE98B" w:rsidR="008326B4" w:rsidRPr="006B761B" w:rsidRDefault="008326B4" w:rsidP="00F950BF">
      <w:pPr>
        <w:rPr>
          <w:rStyle w:val="Heading4Char"/>
        </w:rPr>
      </w:pPr>
      <w:r w:rsidRPr="005A2E42">
        <w:rPr>
          <w:rStyle w:val="Heading5Char"/>
        </w:rPr>
        <w:t>Battery life.</w:t>
      </w:r>
      <w:r w:rsidR="00935242" w:rsidRPr="006B761B">
        <w:rPr>
          <w:rStyle w:val="Heading4Char"/>
        </w:rPr>
        <w:t xml:space="preserve"> </w:t>
      </w:r>
      <w:r w:rsidR="007D1257" w:rsidRPr="00320995">
        <w:t>Battery</w:t>
      </w:r>
      <w:r w:rsidR="00935242" w:rsidRPr="00320995">
        <w:t xml:space="preserve"> </w:t>
      </w:r>
      <w:r w:rsidR="00AC3A0C">
        <w:t>life hasn’t</w:t>
      </w:r>
      <w:r w:rsidR="007D1257" w:rsidRPr="006B761B">
        <w:t xml:space="preserve"> kept up with other technological innovations. Touchscreens and bright displays can consume battery life very quickly, and many devices have a battery life of one or two days</w:t>
      </w:r>
      <w:sdt>
        <w:sdtPr>
          <w:id w:val="-1070808711"/>
          <w:citation/>
        </w:sdt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7D1257" w:rsidRPr="006B761B">
        <w:t xml:space="preserve">. </w:t>
      </w:r>
      <w:r w:rsidR="003D1214" w:rsidRPr="006B761B">
        <w:t>Standalone devices have a longer battery life, perhaps 5 days</w:t>
      </w:r>
      <w:r w:rsidR="00D56D2F">
        <w:t>, and</w:t>
      </w:r>
      <w:r w:rsidR="003D1214" w:rsidRPr="006B761B">
        <w:t xml:space="preserve"> batter</w:t>
      </w:r>
      <w:r w:rsidR="00AC3A0C">
        <w:t>ies</w:t>
      </w:r>
      <w:r w:rsidR="003D1214" w:rsidRPr="006B761B">
        <w:t xml:space="preserve"> in </w:t>
      </w:r>
      <w:r w:rsidR="00D56D2F">
        <w:t xml:space="preserve">screenless </w:t>
      </w:r>
      <w:r w:rsidR="003D1214" w:rsidRPr="006B761B">
        <w:t>hybrid watches</w:t>
      </w:r>
      <w:r w:rsidR="00D56D2F">
        <w:t xml:space="preserve"> </w:t>
      </w:r>
      <w:r w:rsidR="003D1214" w:rsidRPr="006B761B">
        <w:t xml:space="preserve">can last </w:t>
      </w:r>
      <w:r w:rsidR="00AC3A0C">
        <w:t>over a</w:t>
      </w:r>
      <w:r w:rsidR="003D1214" w:rsidRPr="006B761B">
        <w:t xml:space="preserve"> year. At this point, long battery life and </w:t>
      </w:r>
      <w:r w:rsidR="008A1F12">
        <w:t>multiple</w:t>
      </w:r>
      <w:r w:rsidR="008A1F12" w:rsidRPr="006B761B">
        <w:t xml:space="preserve"> </w:t>
      </w:r>
      <w:r w:rsidR="003D1214" w:rsidRPr="006B761B">
        <w:t>features do not usually exist in the same device, and battery life is often a trade-off for features and functionality.</w:t>
      </w:r>
      <w:r w:rsidR="00D56D2F">
        <w:t xml:space="preserve"> Analysts predict higher acceptance of AR glasses in the next five years if battery life</w:t>
      </w:r>
      <w:r w:rsidR="00F950BF">
        <w:t xml:space="preserve"> c</w:t>
      </w:r>
      <w:r w:rsidR="00D56D2F">
        <w:t xml:space="preserve">an be </w:t>
      </w:r>
      <w:r w:rsidR="00F950BF">
        <w:t>improved</w:t>
      </w:r>
      <w:sdt>
        <w:sdtPr>
          <w:id w:val="-974055260"/>
          <w:citation/>
        </w:sdtPr>
        <w:sdtContent>
          <w:r w:rsidR="00FC5291">
            <w:fldChar w:fldCharType="begin"/>
          </w:r>
          <w:r w:rsidR="00FC5291">
            <w:instrText xml:space="preserve"> CITATION P \l 1033 </w:instrText>
          </w:r>
          <w:r w:rsidR="00FC5291">
            <w:fldChar w:fldCharType="separate"/>
          </w:r>
          <w:r w:rsidR="00BC1624">
            <w:rPr>
              <w:noProof/>
            </w:rPr>
            <w:t xml:space="preserve"> [39]</w:t>
          </w:r>
          <w:r w:rsidR="00FC5291">
            <w:fldChar w:fldCharType="end"/>
          </w:r>
        </w:sdtContent>
      </w:sdt>
      <w:r w:rsidR="00F950BF">
        <w:t>.</w:t>
      </w:r>
    </w:p>
    <w:p w14:paraId="3AA1244D" w14:textId="77777777" w:rsidR="008326B4" w:rsidRPr="006B761B" w:rsidRDefault="008326B4">
      <w:pPr>
        <w:rPr>
          <w:rStyle w:val="Heading4Char"/>
        </w:rPr>
      </w:pPr>
    </w:p>
    <w:p w14:paraId="745D11E4" w14:textId="77777777" w:rsidR="00AC3A0C" w:rsidRDefault="00AC3A0C" w:rsidP="00AC3A0C">
      <w:pPr>
        <w:autoSpaceDE w:val="0"/>
        <w:autoSpaceDN w:val="0"/>
        <w:adjustRightInd w:val="0"/>
        <w:rPr>
          <w:rFonts w:eastAsiaTheme="minorHAnsi" w:cs="Helvetica Neue"/>
          <w:color w:val="455673"/>
          <w:spacing w:val="6"/>
          <w:kern w:val="1"/>
          <w:sz w:val="28"/>
          <w:szCs w:val="28"/>
        </w:rPr>
      </w:pPr>
      <w:r>
        <w:rPr>
          <w:rFonts w:eastAsiaTheme="minorHAnsi" w:cs="Helvetica Neue"/>
          <w:b/>
          <w:bCs/>
          <w:color w:val="000000"/>
          <w:spacing w:val="6"/>
          <w:kern w:val="1"/>
        </w:rPr>
        <w:t xml:space="preserve">Style. </w:t>
      </w:r>
      <w:r>
        <w:rPr>
          <w:rFonts w:eastAsiaTheme="minorHAnsi" w:cs="Helvetica Neue"/>
          <w:color w:val="000000"/>
          <w:spacing w:val="6"/>
          <w:kern w:val="1"/>
        </w:rPr>
        <w:t>Style is an important concern for consumers, but many wearables take a technology-first approach. Many people thought Google Glass backfired because of its looks [41], and VR headset and smartwatches “can be bulky and awkward” [36] to wear.</w:t>
      </w:r>
    </w:p>
    <w:p w14:paraId="31845BEE" w14:textId="77777777" w:rsidR="00AC3A0C" w:rsidRDefault="00AC3A0C" w:rsidP="00AC3A0C">
      <w:pPr>
        <w:autoSpaceDE w:val="0"/>
        <w:autoSpaceDN w:val="0"/>
        <w:adjustRightInd w:val="0"/>
        <w:rPr>
          <w:rFonts w:eastAsiaTheme="minorHAnsi" w:cs="Helvetica Neue"/>
          <w:color w:val="000000"/>
          <w:spacing w:val="6"/>
          <w:kern w:val="1"/>
        </w:rPr>
      </w:pPr>
    </w:p>
    <w:p w14:paraId="6EC59363" w14:textId="476647C3" w:rsidR="008D7F2A" w:rsidRDefault="00AC3A0C" w:rsidP="00AC3A0C">
      <w:pPr>
        <w:rPr>
          <w:ins w:id="3" w:author="Christina Headley" w:date="2020-01-14T15:44:00Z"/>
          <w:rFonts w:eastAsiaTheme="minorHAnsi" w:cs="Helvetica Neue"/>
          <w:color w:val="000000"/>
          <w:spacing w:val="6"/>
          <w:kern w:val="1"/>
        </w:rPr>
      </w:pPr>
      <w:r>
        <w:rPr>
          <w:rFonts w:eastAsiaTheme="minorHAnsi" w:cs="Helvetica Neue"/>
          <w:b/>
          <w:bCs/>
          <w:color w:val="000000"/>
          <w:spacing w:val="6"/>
          <w:kern w:val="1"/>
        </w:rPr>
        <w:t>Features.</w:t>
      </w:r>
      <w:r>
        <w:rPr>
          <w:rFonts w:eastAsiaTheme="minorHAnsi" w:cs="Helvetica Neue"/>
          <w:color w:val="000000"/>
          <w:spacing w:val="6"/>
          <w:kern w:val="1"/>
        </w:rPr>
        <w:t xml:space="preserve"> Few consumers are interested in wearables with limited functionality. Fitness tracker sales have fallen because they don’t compare to full-featured smartphones. However, “consumers are very interested in wearable devices that can handle many of the multitasking features common to cell phones, including texting and calling, in addition to tracking fitness and playing music [36].”</w:t>
      </w:r>
    </w:p>
    <w:p w14:paraId="39DBE266" w14:textId="77777777" w:rsidR="0001250E" w:rsidRDefault="0001250E" w:rsidP="00AC3A0C"/>
    <w:p w14:paraId="5B83394C" w14:textId="0ACA8EC5" w:rsidR="00B73B1B" w:rsidRDefault="0001250E" w:rsidP="0001250E">
      <w:pPr>
        <w:pStyle w:val="Caption"/>
      </w:pPr>
      <w:r>
        <w:t xml:space="preserve">Table </w:t>
      </w:r>
      <w:fldSimple w:instr=" SEQ Table \* ARABIC ">
        <w:r w:rsidR="00710C02">
          <w:rPr>
            <w:noProof/>
          </w:rPr>
          <w:t>2</w:t>
        </w:r>
      </w:fldSimple>
      <w:r>
        <w:t>: Comparison of Popular Wearable Devices</w:t>
      </w:r>
    </w:p>
    <w:tbl>
      <w:tblPr>
        <w:tblW w:w="5000" w:type="pct"/>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Layout w:type="fixed"/>
        <w:tblCellMar>
          <w:top w:w="144" w:type="dxa"/>
          <w:left w:w="115" w:type="dxa"/>
          <w:bottom w:w="144" w:type="dxa"/>
          <w:right w:w="115" w:type="dxa"/>
        </w:tblCellMar>
        <w:tblLook w:val="06A0" w:firstRow="1" w:lastRow="0" w:firstColumn="1" w:lastColumn="0" w:noHBand="1" w:noVBand="1"/>
      </w:tblPr>
      <w:tblGrid>
        <w:gridCol w:w="1582"/>
        <w:gridCol w:w="2876"/>
        <w:gridCol w:w="1872"/>
        <w:gridCol w:w="1726"/>
        <w:gridCol w:w="1294"/>
      </w:tblGrid>
      <w:tr w:rsidR="003013A8" w:rsidRPr="00BE5223" w14:paraId="2ACF0677" w14:textId="77777777" w:rsidTr="00320995">
        <w:trPr>
          <w:cantSplit/>
          <w:trHeight w:hRule="exact" w:val="1027"/>
          <w:tblHeader/>
        </w:trPr>
        <w:tc>
          <w:tcPr>
            <w:tcW w:w="846" w:type="pct"/>
            <w:shd w:val="clear" w:color="auto" w:fill="DEE2EB" w:themeFill="accent3" w:themeFillTint="33"/>
            <w:hideMark/>
          </w:tcPr>
          <w:p w14:paraId="3C0B113E" w14:textId="77777777" w:rsidR="00B73B1B" w:rsidRPr="00BE5223" w:rsidRDefault="00B73B1B" w:rsidP="001A4F9D">
            <w:pPr>
              <w:keepNext/>
              <w:keepLines/>
              <w:ind w:left="60"/>
            </w:pPr>
            <w:r>
              <w:t>Item</w:t>
            </w:r>
          </w:p>
        </w:tc>
        <w:tc>
          <w:tcPr>
            <w:tcW w:w="1538" w:type="pct"/>
            <w:shd w:val="clear" w:color="auto" w:fill="DEE2EB" w:themeFill="accent3" w:themeFillTint="33"/>
            <w:hideMark/>
          </w:tcPr>
          <w:p w14:paraId="0FA15809" w14:textId="77777777" w:rsidR="00B73B1B" w:rsidRPr="00BE5223" w:rsidRDefault="00B73B1B" w:rsidP="001A4F9D">
            <w:pPr>
              <w:keepNext/>
              <w:keepLines/>
              <w:ind w:left="66"/>
            </w:pPr>
            <w:r>
              <w:t>Features</w:t>
            </w:r>
          </w:p>
        </w:tc>
        <w:tc>
          <w:tcPr>
            <w:tcW w:w="1001" w:type="pct"/>
            <w:shd w:val="clear" w:color="auto" w:fill="DEE2EB" w:themeFill="accent3" w:themeFillTint="33"/>
          </w:tcPr>
          <w:p w14:paraId="3BBB02F3" w14:textId="77777777" w:rsidR="00B73B1B" w:rsidRPr="00BE5223" w:rsidRDefault="00B73B1B" w:rsidP="001A4F9D">
            <w:pPr>
              <w:keepNext/>
              <w:keepLines/>
              <w:ind w:left="61"/>
            </w:pPr>
            <w:r>
              <w:t>Limitations</w:t>
            </w:r>
          </w:p>
        </w:tc>
        <w:tc>
          <w:tcPr>
            <w:tcW w:w="923" w:type="pct"/>
            <w:shd w:val="clear" w:color="auto" w:fill="DEE2EB" w:themeFill="accent3" w:themeFillTint="33"/>
            <w:hideMark/>
          </w:tcPr>
          <w:p w14:paraId="106CE82A" w14:textId="77777777" w:rsidR="00B73B1B" w:rsidRPr="00BE5223" w:rsidRDefault="00B73B1B" w:rsidP="001A4F9D">
            <w:pPr>
              <w:keepNext/>
              <w:keepLines/>
              <w:ind w:left="61"/>
            </w:pPr>
            <w:r>
              <w:t>Battery Life</w:t>
            </w:r>
          </w:p>
        </w:tc>
        <w:tc>
          <w:tcPr>
            <w:tcW w:w="692" w:type="pct"/>
            <w:shd w:val="clear" w:color="auto" w:fill="DEE2EB" w:themeFill="accent3" w:themeFillTint="33"/>
            <w:hideMark/>
          </w:tcPr>
          <w:p w14:paraId="3D135C77" w14:textId="77777777" w:rsidR="00B73B1B" w:rsidRPr="00BE5223" w:rsidRDefault="00B73B1B" w:rsidP="00320995">
            <w:pPr>
              <w:keepNext/>
              <w:keepLines/>
              <w:ind w:left="66" w:right="163"/>
              <w:jc w:val="right"/>
            </w:pPr>
            <w:r>
              <w:t>Price</w:t>
            </w:r>
          </w:p>
        </w:tc>
      </w:tr>
      <w:tr w:rsidR="003013A8" w:rsidRPr="00BE5223" w14:paraId="0052341B" w14:textId="77777777" w:rsidTr="00320995">
        <w:trPr>
          <w:cantSplit/>
        </w:trPr>
        <w:tc>
          <w:tcPr>
            <w:tcW w:w="846" w:type="pct"/>
            <w:shd w:val="clear" w:color="auto" w:fill="DEE2EB" w:themeFill="accent3" w:themeFillTint="33"/>
            <w:noWrap/>
            <w:hideMark/>
          </w:tcPr>
          <w:p w14:paraId="70375812" w14:textId="407BE2D6" w:rsidR="00B73B1B" w:rsidRPr="00BE5223" w:rsidRDefault="00B73B1B">
            <w:pPr>
              <w:ind w:left="60"/>
            </w:pPr>
            <w:r>
              <w:t>Fitbit Charge 3 activity tracker</w:t>
            </w:r>
            <w:sdt>
              <w:sdtPr>
                <w:id w:val="-106587379"/>
                <w:citation/>
              </w:sdtPr>
              <w:sdtContent>
                <w:r w:rsidR="005A391E">
                  <w:fldChar w:fldCharType="begin"/>
                </w:r>
                <w:r w:rsidR="005A391E">
                  <w:instrText xml:space="preserve"> CITATION Fit191 \l 1033 </w:instrText>
                </w:r>
                <w:r w:rsidR="005A391E">
                  <w:fldChar w:fldCharType="separate"/>
                </w:r>
                <w:r w:rsidR="00BC1624">
                  <w:rPr>
                    <w:noProof/>
                  </w:rPr>
                  <w:t xml:space="preserve"> [41]</w:t>
                </w:r>
                <w:r w:rsidR="005A391E">
                  <w:fldChar w:fldCharType="end"/>
                </w:r>
              </w:sdtContent>
            </w:sdt>
          </w:p>
        </w:tc>
        <w:tc>
          <w:tcPr>
            <w:tcW w:w="1538" w:type="pct"/>
            <w:shd w:val="clear" w:color="auto" w:fill="auto"/>
            <w:noWrap/>
            <w:hideMark/>
          </w:tcPr>
          <w:p w14:paraId="163AAB32"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Backlit touchscreen</w:t>
            </w:r>
          </w:p>
          <w:p w14:paraId="63C64BFE"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Fitness and sleep tracking</w:t>
            </w:r>
          </w:p>
          <w:p w14:paraId="495E3D45"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Smartphone notifications</w:t>
            </w:r>
          </w:p>
          <w:p w14:paraId="3F614C6B" w14:textId="77777777" w:rsidR="00B73B1B" w:rsidRPr="000037DD"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Waterproof</w:t>
            </w:r>
          </w:p>
        </w:tc>
        <w:tc>
          <w:tcPr>
            <w:tcW w:w="1001" w:type="pct"/>
          </w:tcPr>
          <w:p w14:paraId="12BD823C"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Utilitarian style</w:t>
            </w:r>
          </w:p>
          <w:p w14:paraId="0B39F7B7" w14:textId="77777777" w:rsidR="00B73B1B" w:rsidRPr="00F00100" w:rsidRDefault="00B73B1B" w:rsidP="001A4F9D">
            <w:pPr>
              <w:pStyle w:val="ListParagraph"/>
              <w:ind w:left="207" w:firstLine="0"/>
              <w:rPr>
                <w:rFonts w:eastAsia="Times New Roman" w:cs="Arial"/>
                <w:color w:val="auto"/>
                <w:sz w:val="20"/>
                <w:szCs w:val="20"/>
              </w:rPr>
            </w:pPr>
          </w:p>
        </w:tc>
        <w:tc>
          <w:tcPr>
            <w:tcW w:w="923" w:type="pct"/>
            <w:shd w:val="clear" w:color="auto" w:fill="auto"/>
            <w:noWrap/>
            <w:hideMark/>
          </w:tcPr>
          <w:p w14:paraId="49E0D8A2" w14:textId="77777777" w:rsidR="00B73B1B" w:rsidRPr="003C3F04" w:rsidRDefault="00B73B1B" w:rsidP="001A4F9D">
            <w:pPr>
              <w:ind w:left="144"/>
              <w:rPr>
                <w:rFonts w:cs="Arial"/>
                <w:szCs w:val="20"/>
              </w:rPr>
            </w:pPr>
            <w:r w:rsidRPr="003C3F04">
              <w:rPr>
                <w:rFonts w:cs="Arial"/>
                <w:szCs w:val="20"/>
              </w:rPr>
              <w:t>Up to 7 days</w:t>
            </w:r>
          </w:p>
          <w:p w14:paraId="51E39EAF" w14:textId="77777777" w:rsidR="00B73B1B" w:rsidRPr="003C3F04" w:rsidRDefault="00B73B1B" w:rsidP="001A4F9D">
            <w:pPr>
              <w:pStyle w:val="ListParagraph"/>
              <w:ind w:left="207" w:firstLine="0"/>
            </w:pPr>
          </w:p>
        </w:tc>
        <w:tc>
          <w:tcPr>
            <w:tcW w:w="692" w:type="pct"/>
            <w:shd w:val="clear" w:color="auto" w:fill="auto"/>
            <w:noWrap/>
            <w:hideMark/>
          </w:tcPr>
          <w:p w14:paraId="244B85A1" w14:textId="77777777" w:rsidR="00B73B1B" w:rsidRPr="00BE5223" w:rsidRDefault="00B73B1B" w:rsidP="001A4F9D">
            <w:pPr>
              <w:ind w:right="163"/>
              <w:jc w:val="right"/>
            </w:pPr>
            <w:r w:rsidRPr="003C3F04">
              <w:t>$149.95</w:t>
            </w:r>
          </w:p>
        </w:tc>
      </w:tr>
      <w:tr w:rsidR="003013A8" w:rsidRPr="00BE5223" w14:paraId="0C34B6CE" w14:textId="77777777" w:rsidTr="00320995">
        <w:trPr>
          <w:cantSplit/>
        </w:trPr>
        <w:tc>
          <w:tcPr>
            <w:tcW w:w="846" w:type="pct"/>
            <w:shd w:val="clear" w:color="auto" w:fill="DEE2EB" w:themeFill="accent3" w:themeFillTint="33"/>
            <w:noWrap/>
          </w:tcPr>
          <w:p w14:paraId="26767BBA" w14:textId="663A8069" w:rsidR="00B73B1B" w:rsidRPr="00BE5223" w:rsidRDefault="00B73B1B">
            <w:pPr>
              <w:ind w:left="60"/>
            </w:pPr>
            <w:r>
              <w:lastRenderedPageBreak/>
              <w:t>Apple Watch 4</w:t>
            </w:r>
            <w:sdt>
              <w:sdtPr>
                <w:id w:val="-642810809"/>
                <w:citation/>
              </w:sdtPr>
              <w:sdtContent>
                <w:r w:rsidR="005A391E">
                  <w:fldChar w:fldCharType="begin"/>
                </w:r>
                <w:r w:rsidR="005A391E">
                  <w:instrText xml:space="preserve"> CITATION App19 \l 1033 </w:instrText>
                </w:r>
                <w:r w:rsidR="005A391E">
                  <w:fldChar w:fldCharType="separate"/>
                </w:r>
                <w:r w:rsidR="00BC1624">
                  <w:rPr>
                    <w:noProof/>
                  </w:rPr>
                  <w:t xml:space="preserve"> [42]</w:t>
                </w:r>
                <w:r w:rsidR="005A391E">
                  <w:fldChar w:fldCharType="end"/>
                </w:r>
              </w:sdtContent>
            </w:sdt>
          </w:p>
        </w:tc>
        <w:tc>
          <w:tcPr>
            <w:tcW w:w="1538" w:type="pct"/>
            <w:shd w:val="clear" w:color="auto" w:fill="auto"/>
            <w:noWrap/>
          </w:tcPr>
          <w:p w14:paraId="2A7543D9" w14:textId="77777777" w:rsidR="00B73B1B" w:rsidRPr="000931E9" w:rsidRDefault="00B73B1B" w:rsidP="00B73B1B">
            <w:pPr>
              <w:pStyle w:val="ListParagraph"/>
              <w:numPr>
                <w:ilvl w:val="0"/>
                <w:numId w:val="44"/>
              </w:numPr>
              <w:ind w:left="207" w:hanging="180"/>
              <w:rPr>
                <w:rFonts w:eastAsia="Times New Roman" w:cs="Arial"/>
                <w:color w:val="auto"/>
                <w:sz w:val="20"/>
                <w:szCs w:val="20"/>
              </w:rPr>
            </w:pPr>
            <w:r w:rsidRPr="000931E9">
              <w:rPr>
                <w:rFonts w:eastAsia="Times New Roman" w:cs="Arial"/>
                <w:color w:val="auto"/>
                <w:sz w:val="20"/>
                <w:szCs w:val="20"/>
              </w:rPr>
              <w:t>Pro</w:t>
            </w:r>
            <w:r>
              <w:rPr>
                <w:rFonts w:eastAsia="Times New Roman" w:cs="Arial"/>
                <w:color w:val="auto"/>
                <w:sz w:val="20"/>
                <w:szCs w:val="20"/>
              </w:rPr>
              <w:t>active health monitor, including electrocardiogram</w:t>
            </w:r>
          </w:p>
          <w:p w14:paraId="6FB894ED"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Multiple notifications, sensors, and trackers</w:t>
            </w:r>
          </w:p>
          <w:p w14:paraId="173631AD"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Cellular version can be used without iPhone</w:t>
            </w:r>
          </w:p>
          <w:p w14:paraId="151C6AC7"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Pressure-sensitive touchscreen</w:t>
            </w:r>
          </w:p>
          <w:p w14:paraId="7E391F38"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Waterproof</w:t>
            </w:r>
          </w:p>
          <w:p w14:paraId="706F99C2" w14:textId="77777777" w:rsidR="00B73B1B" w:rsidRPr="00BE5223" w:rsidRDefault="00B73B1B" w:rsidP="001A4F9D">
            <w:pPr>
              <w:pStyle w:val="ListParagraph"/>
              <w:ind w:left="207" w:firstLine="0"/>
            </w:pPr>
          </w:p>
        </w:tc>
        <w:tc>
          <w:tcPr>
            <w:tcW w:w="1001" w:type="pct"/>
          </w:tcPr>
          <w:p w14:paraId="046A8F68"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Can only pair to iPhones</w:t>
            </w:r>
          </w:p>
          <w:p w14:paraId="070C39DD"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Staring at your watch may be socially unacceptable</w:t>
            </w:r>
          </w:p>
          <w:p w14:paraId="7B1485C9" w14:textId="77777777" w:rsidR="00B73B1B" w:rsidRDefault="00B73B1B" w:rsidP="001A4F9D">
            <w:pPr>
              <w:pStyle w:val="ListParagraph"/>
              <w:ind w:left="207" w:firstLine="0"/>
              <w:rPr>
                <w:rFonts w:eastAsia="Times New Roman" w:cs="Arial"/>
                <w:color w:val="auto"/>
                <w:sz w:val="20"/>
                <w:szCs w:val="20"/>
              </w:rPr>
            </w:pPr>
          </w:p>
          <w:p w14:paraId="5D5D5A31" w14:textId="77777777" w:rsidR="00B73B1B" w:rsidRPr="003C3F04" w:rsidRDefault="00B73B1B" w:rsidP="001A4F9D">
            <w:pPr>
              <w:rPr>
                <w:szCs w:val="20"/>
              </w:rPr>
            </w:pPr>
          </w:p>
        </w:tc>
        <w:tc>
          <w:tcPr>
            <w:tcW w:w="923" w:type="pct"/>
            <w:shd w:val="clear" w:color="auto" w:fill="auto"/>
            <w:noWrap/>
          </w:tcPr>
          <w:p w14:paraId="6159F279" w14:textId="77777777" w:rsidR="00B73B1B" w:rsidRPr="003C3F04" w:rsidRDefault="00B73B1B" w:rsidP="001A4F9D">
            <w:pPr>
              <w:ind w:left="144"/>
              <w:rPr>
                <w:rFonts w:cs="Arial"/>
                <w:szCs w:val="20"/>
              </w:rPr>
            </w:pPr>
            <w:r w:rsidRPr="003C3F04">
              <w:rPr>
                <w:rFonts w:cs="Arial"/>
                <w:szCs w:val="20"/>
              </w:rPr>
              <w:t xml:space="preserve">Up to </w:t>
            </w:r>
            <w:r>
              <w:rPr>
                <w:rFonts w:cs="Arial"/>
                <w:szCs w:val="20"/>
              </w:rPr>
              <w:t>18 hours</w:t>
            </w:r>
          </w:p>
          <w:p w14:paraId="52B802A5" w14:textId="77777777" w:rsidR="00B73B1B" w:rsidRPr="003C3F04" w:rsidRDefault="00B73B1B" w:rsidP="001A4F9D">
            <w:pPr>
              <w:ind w:left="144"/>
              <w:rPr>
                <w:rFonts w:cs="Arial"/>
                <w:szCs w:val="20"/>
              </w:rPr>
            </w:pPr>
          </w:p>
        </w:tc>
        <w:tc>
          <w:tcPr>
            <w:tcW w:w="692" w:type="pct"/>
            <w:shd w:val="clear" w:color="auto" w:fill="auto"/>
            <w:noWrap/>
          </w:tcPr>
          <w:p w14:paraId="784A42FD" w14:textId="77777777" w:rsidR="00B73B1B" w:rsidRDefault="00B73B1B" w:rsidP="001A4F9D">
            <w:pPr>
              <w:ind w:right="163"/>
              <w:jc w:val="right"/>
            </w:pPr>
            <w:r>
              <w:t>$399.00</w:t>
            </w:r>
          </w:p>
          <w:p w14:paraId="53F8D5F3" w14:textId="77777777" w:rsidR="00B73B1B" w:rsidRPr="00BE5223" w:rsidRDefault="00B73B1B" w:rsidP="001A4F9D">
            <w:pPr>
              <w:ind w:right="163"/>
              <w:jc w:val="right"/>
            </w:pPr>
            <w:r>
              <w:t>and up</w:t>
            </w:r>
          </w:p>
        </w:tc>
      </w:tr>
      <w:tr w:rsidR="003013A8" w:rsidRPr="00BE5223" w14:paraId="421B7227" w14:textId="77777777" w:rsidTr="00320995">
        <w:trPr>
          <w:cantSplit/>
        </w:trPr>
        <w:tc>
          <w:tcPr>
            <w:tcW w:w="846" w:type="pct"/>
            <w:shd w:val="clear" w:color="auto" w:fill="DEE2EB" w:themeFill="accent3" w:themeFillTint="33"/>
            <w:noWrap/>
            <w:hideMark/>
          </w:tcPr>
          <w:p w14:paraId="395CF5A0" w14:textId="74CC2671" w:rsidR="00B73B1B" w:rsidRPr="00BE5223" w:rsidRDefault="00B73B1B">
            <w:pPr>
              <w:ind w:left="60"/>
            </w:pPr>
            <w:r>
              <w:t xml:space="preserve">Apple </w:t>
            </w:r>
            <w:proofErr w:type="spellStart"/>
            <w:r>
              <w:t>AirPods</w:t>
            </w:r>
            <w:proofErr w:type="spellEnd"/>
            <w:sdt>
              <w:sdtPr>
                <w:id w:val="-1621454885"/>
                <w:citation/>
              </w:sdtPr>
              <w:sdtContent>
                <w:r w:rsidR="005A391E">
                  <w:fldChar w:fldCharType="begin"/>
                </w:r>
                <w:r w:rsidR="005A391E">
                  <w:instrText xml:space="preserve"> CITATION App191 \l 1033 </w:instrText>
                </w:r>
                <w:r w:rsidR="005A391E">
                  <w:fldChar w:fldCharType="separate"/>
                </w:r>
                <w:r w:rsidR="00BC1624">
                  <w:rPr>
                    <w:noProof/>
                  </w:rPr>
                  <w:t xml:space="preserve"> [43]</w:t>
                </w:r>
                <w:r w:rsidR="005A391E">
                  <w:fldChar w:fldCharType="end"/>
                </w:r>
              </w:sdtContent>
            </w:sdt>
          </w:p>
        </w:tc>
        <w:tc>
          <w:tcPr>
            <w:tcW w:w="1538" w:type="pct"/>
            <w:shd w:val="clear" w:color="auto" w:fill="auto"/>
            <w:noWrap/>
            <w:hideMark/>
          </w:tcPr>
          <w:p w14:paraId="3E47D50A"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True wireless</w:t>
            </w:r>
          </w:p>
          <w:p w14:paraId="64C4B945"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Siri digital assistant</w:t>
            </w:r>
          </w:p>
          <w:p w14:paraId="6A0487B2"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H1 chip for fast and stable pairing</w:t>
            </w:r>
          </w:p>
          <w:p w14:paraId="4AD6ACA0"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Fast charging</w:t>
            </w:r>
          </w:p>
        </w:tc>
        <w:tc>
          <w:tcPr>
            <w:tcW w:w="1001" w:type="pct"/>
          </w:tcPr>
          <w:p w14:paraId="28A964B9" w14:textId="77777777" w:rsidR="00B73B1B" w:rsidRPr="00FC5291" w:rsidRDefault="00B73B1B" w:rsidP="00B73B1B">
            <w:pPr>
              <w:pStyle w:val="ListParagraph"/>
              <w:numPr>
                <w:ilvl w:val="0"/>
                <w:numId w:val="44"/>
              </w:numPr>
              <w:ind w:left="207" w:hanging="180"/>
              <w:rPr>
                <w:rFonts w:eastAsia="Times New Roman" w:cs="Arial"/>
                <w:color w:val="auto"/>
                <w:sz w:val="20"/>
                <w:szCs w:val="20"/>
              </w:rPr>
            </w:pPr>
            <w:r w:rsidRPr="00FC5291">
              <w:rPr>
                <w:rFonts w:eastAsia="Times New Roman" w:cs="Arial"/>
                <w:color w:val="auto"/>
                <w:sz w:val="20"/>
                <w:szCs w:val="20"/>
              </w:rPr>
              <w:t>Unusual look</w:t>
            </w:r>
          </w:p>
          <w:p w14:paraId="0589C495" w14:textId="77777777" w:rsidR="00B73B1B" w:rsidRPr="00FC5291" w:rsidRDefault="00B73B1B" w:rsidP="00B73B1B">
            <w:pPr>
              <w:pStyle w:val="ListParagraph"/>
              <w:numPr>
                <w:ilvl w:val="0"/>
                <w:numId w:val="44"/>
              </w:numPr>
              <w:ind w:left="207" w:hanging="180"/>
              <w:rPr>
                <w:rFonts w:eastAsia="Times New Roman" w:cs="Arial"/>
                <w:color w:val="auto"/>
                <w:sz w:val="20"/>
                <w:szCs w:val="20"/>
              </w:rPr>
            </w:pPr>
            <w:r w:rsidRPr="00FC5291">
              <w:rPr>
                <w:rFonts w:eastAsia="Times New Roman" w:cs="Arial"/>
                <w:color w:val="auto"/>
                <w:sz w:val="20"/>
                <w:szCs w:val="20"/>
              </w:rPr>
              <w:t>Not secure for use while exercising</w:t>
            </w:r>
          </w:p>
          <w:p w14:paraId="11474486" w14:textId="77777777" w:rsidR="00B73B1B" w:rsidRPr="00FC5291" w:rsidRDefault="00B73B1B" w:rsidP="00B73B1B">
            <w:pPr>
              <w:pStyle w:val="ListParagraph"/>
              <w:numPr>
                <w:ilvl w:val="0"/>
                <w:numId w:val="44"/>
              </w:numPr>
              <w:ind w:left="207" w:hanging="180"/>
              <w:rPr>
                <w:rFonts w:eastAsia="Times New Roman" w:cs="Arial"/>
                <w:color w:val="auto"/>
                <w:sz w:val="20"/>
                <w:szCs w:val="20"/>
              </w:rPr>
            </w:pPr>
            <w:r w:rsidRPr="00FC5291">
              <w:rPr>
                <w:rFonts w:eastAsia="Times New Roman" w:cs="Arial"/>
                <w:color w:val="auto"/>
                <w:sz w:val="20"/>
                <w:szCs w:val="20"/>
              </w:rPr>
              <w:t>Average sound quality</w:t>
            </w:r>
          </w:p>
        </w:tc>
        <w:tc>
          <w:tcPr>
            <w:tcW w:w="923" w:type="pct"/>
            <w:shd w:val="clear" w:color="auto" w:fill="auto"/>
            <w:noWrap/>
            <w:hideMark/>
          </w:tcPr>
          <w:p w14:paraId="761C8B96" w14:textId="77777777" w:rsidR="00B73B1B" w:rsidRDefault="00B73B1B" w:rsidP="001A4F9D">
            <w:pPr>
              <w:ind w:left="144"/>
              <w:rPr>
                <w:rFonts w:cs="Arial"/>
                <w:szCs w:val="20"/>
              </w:rPr>
            </w:pPr>
            <w:r>
              <w:rPr>
                <w:rFonts w:cs="Arial"/>
                <w:szCs w:val="20"/>
              </w:rPr>
              <w:t>5 hours</w:t>
            </w:r>
          </w:p>
          <w:p w14:paraId="40240190" w14:textId="77777777" w:rsidR="00B73B1B" w:rsidRPr="003C3F04" w:rsidRDefault="00B73B1B" w:rsidP="001A4F9D">
            <w:pPr>
              <w:ind w:left="144"/>
              <w:rPr>
                <w:szCs w:val="20"/>
              </w:rPr>
            </w:pPr>
            <w:r>
              <w:rPr>
                <w:rFonts w:cs="Arial"/>
                <w:szCs w:val="20"/>
              </w:rPr>
              <w:t>(24 hours with charging case)</w:t>
            </w:r>
          </w:p>
        </w:tc>
        <w:tc>
          <w:tcPr>
            <w:tcW w:w="692" w:type="pct"/>
            <w:shd w:val="clear" w:color="auto" w:fill="auto"/>
            <w:noWrap/>
            <w:hideMark/>
          </w:tcPr>
          <w:p w14:paraId="405CC5C2" w14:textId="77777777" w:rsidR="00B73B1B" w:rsidRPr="00BE5223" w:rsidRDefault="00B73B1B" w:rsidP="001A4F9D">
            <w:pPr>
              <w:ind w:right="163"/>
              <w:jc w:val="right"/>
            </w:pPr>
            <w:r>
              <w:t>$159.00</w:t>
            </w:r>
          </w:p>
        </w:tc>
      </w:tr>
      <w:tr w:rsidR="003013A8" w:rsidRPr="00BE5223" w14:paraId="23C5B3D9" w14:textId="77777777" w:rsidTr="00320995">
        <w:trPr>
          <w:cantSplit/>
        </w:trPr>
        <w:tc>
          <w:tcPr>
            <w:tcW w:w="846" w:type="pct"/>
            <w:shd w:val="clear" w:color="auto" w:fill="DEE2EB" w:themeFill="accent3" w:themeFillTint="33"/>
            <w:noWrap/>
            <w:hideMark/>
          </w:tcPr>
          <w:p w14:paraId="6E621CC3" w14:textId="7CEFE1CF" w:rsidR="00B73B1B" w:rsidRPr="00BE5223" w:rsidRDefault="00B73B1B">
            <w:pPr>
              <w:ind w:left="60"/>
            </w:pPr>
            <w:r>
              <w:t>Oculus Quest VR headset</w:t>
            </w:r>
            <w:sdt>
              <w:sdtPr>
                <w:id w:val="1226104506"/>
                <w:citation/>
              </w:sdtPr>
              <w:sdtContent>
                <w:r w:rsidR="008F5746">
                  <w:fldChar w:fldCharType="begin"/>
                </w:r>
                <w:r w:rsidR="008F5746">
                  <w:instrText xml:space="preserve"> CITATION Ocu19 \l 1033 </w:instrText>
                </w:r>
                <w:r w:rsidR="008F5746">
                  <w:fldChar w:fldCharType="separate"/>
                </w:r>
                <w:r w:rsidR="00BC1624">
                  <w:rPr>
                    <w:noProof/>
                  </w:rPr>
                  <w:t xml:space="preserve"> [44]</w:t>
                </w:r>
                <w:r w:rsidR="008F5746">
                  <w:fldChar w:fldCharType="end"/>
                </w:r>
              </w:sdtContent>
            </w:sdt>
            <w:r w:rsidR="002A0AF3">
              <w:t xml:space="preserve">, </w:t>
            </w:r>
            <w:sdt>
              <w:sdtPr>
                <w:id w:val="-1222446560"/>
                <w:citation/>
              </w:sdtPr>
              <w:sdtContent>
                <w:r w:rsidR="002A0AF3">
                  <w:fldChar w:fldCharType="begin"/>
                </w:r>
                <w:r w:rsidR="002A0AF3">
                  <w:instrText xml:space="preserve"> CITATION Ste19 \l 1033 </w:instrText>
                </w:r>
                <w:r w:rsidR="002A0AF3">
                  <w:fldChar w:fldCharType="separate"/>
                </w:r>
                <w:r w:rsidR="00BC1624">
                  <w:rPr>
                    <w:noProof/>
                  </w:rPr>
                  <w:t>[45]</w:t>
                </w:r>
                <w:r w:rsidR="002A0AF3">
                  <w:fldChar w:fldCharType="end"/>
                </w:r>
              </w:sdtContent>
            </w:sdt>
          </w:p>
        </w:tc>
        <w:tc>
          <w:tcPr>
            <w:tcW w:w="1538" w:type="pct"/>
            <w:shd w:val="clear" w:color="auto" w:fill="auto"/>
            <w:noWrap/>
            <w:hideMark/>
          </w:tcPr>
          <w:p w14:paraId="44F647F8" w14:textId="77777777" w:rsidR="00B73B1B" w:rsidRPr="0055554F" w:rsidRDefault="00B73B1B" w:rsidP="00B73B1B">
            <w:pPr>
              <w:pStyle w:val="ListParagraph"/>
              <w:numPr>
                <w:ilvl w:val="0"/>
                <w:numId w:val="44"/>
              </w:numPr>
              <w:ind w:left="207" w:hanging="180"/>
              <w:rPr>
                <w:color w:val="auto"/>
                <w:sz w:val="20"/>
                <w:szCs w:val="20"/>
              </w:rPr>
            </w:pPr>
            <w:r>
              <w:rPr>
                <w:rFonts w:eastAsia="Times New Roman" w:cs="Arial"/>
                <w:color w:val="auto"/>
                <w:sz w:val="20"/>
                <w:szCs w:val="20"/>
              </w:rPr>
              <w:t>Self-contained</w:t>
            </w:r>
          </w:p>
          <w:p w14:paraId="3733DAEC" w14:textId="77777777" w:rsidR="00B73B1B" w:rsidRDefault="00B73B1B" w:rsidP="00B73B1B">
            <w:pPr>
              <w:pStyle w:val="ListParagraph"/>
              <w:numPr>
                <w:ilvl w:val="0"/>
                <w:numId w:val="44"/>
              </w:numPr>
              <w:ind w:left="207" w:hanging="180"/>
              <w:rPr>
                <w:color w:val="auto"/>
                <w:sz w:val="20"/>
                <w:szCs w:val="20"/>
              </w:rPr>
            </w:pPr>
            <w:r>
              <w:rPr>
                <w:color w:val="auto"/>
                <w:sz w:val="20"/>
                <w:szCs w:val="20"/>
              </w:rPr>
              <w:t>Wireless</w:t>
            </w:r>
          </w:p>
          <w:p w14:paraId="5B6263CD" w14:textId="77777777" w:rsidR="00B73B1B" w:rsidRDefault="00B73B1B" w:rsidP="00B73B1B">
            <w:pPr>
              <w:pStyle w:val="ListParagraph"/>
              <w:numPr>
                <w:ilvl w:val="0"/>
                <w:numId w:val="44"/>
              </w:numPr>
              <w:ind w:left="207" w:hanging="180"/>
              <w:rPr>
                <w:color w:val="auto"/>
                <w:sz w:val="20"/>
                <w:szCs w:val="20"/>
              </w:rPr>
            </w:pPr>
            <w:r>
              <w:rPr>
                <w:color w:val="auto"/>
                <w:sz w:val="20"/>
                <w:szCs w:val="20"/>
              </w:rPr>
              <w:t>Room-scale VR</w:t>
            </w:r>
          </w:p>
          <w:p w14:paraId="689BA808" w14:textId="77777777" w:rsidR="00B73B1B" w:rsidRDefault="00B73B1B" w:rsidP="00B73B1B">
            <w:pPr>
              <w:pStyle w:val="ListParagraph"/>
              <w:numPr>
                <w:ilvl w:val="0"/>
                <w:numId w:val="44"/>
              </w:numPr>
              <w:ind w:left="207" w:hanging="180"/>
              <w:rPr>
                <w:color w:val="auto"/>
                <w:sz w:val="20"/>
                <w:szCs w:val="20"/>
              </w:rPr>
            </w:pPr>
            <w:r>
              <w:rPr>
                <w:color w:val="auto"/>
                <w:sz w:val="20"/>
                <w:szCs w:val="20"/>
              </w:rPr>
              <w:t>Responsive touch controllers</w:t>
            </w:r>
          </w:p>
          <w:p w14:paraId="368A1EB6" w14:textId="77777777" w:rsidR="00B73B1B" w:rsidRPr="0055554F" w:rsidRDefault="00B73B1B" w:rsidP="00B73B1B">
            <w:pPr>
              <w:pStyle w:val="ListParagraph"/>
              <w:numPr>
                <w:ilvl w:val="0"/>
                <w:numId w:val="44"/>
              </w:numPr>
              <w:ind w:left="207" w:hanging="180"/>
              <w:rPr>
                <w:color w:val="auto"/>
                <w:sz w:val="20"/>
                <w:szCs w:val="20"/>
              </w:rPr>
            </w:pPr>
            <w:r>
              <w:rPr>
                <w:color w:val="auto"/>
                <w:sz w:val="20"/>
                <w:szCs w:val="20"/>
              </w:rPr>
              <w:t>Crisp graphics</w:t>
            </w:r>
          </w:p>
        </w:tc>
        <w:tc>
          <w:tcPr>
            <w:tcW w:w="1001" w:type="pct"/>
          </w:tcPr>
          <w:p w14:paraId="6BC903DB"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Limited apps</w:t>
            </w:r>
          </w:p>
          <w:p w14:paraId="19A5DD4D" w14:textId="77777777" w:rsidR="00B73B1B" w:rsidRPr="0055554F"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Download process</w:t>
            </w:r>
          </w:p>
        </w:tc>
        <w:tc>
          <w:tcPr>
            <w:tcW w:w="923" w:type="pct"/>
            <w:shd w:val="clear" w:color="auto" w:fill="auto"/>
            <w:noWrap/>
            <w:hideMark/>
          </w:tcPr>
          <w:p w14:paraId="0B278674" w14:textId="77777777" w:rsidR="00B73B1B" w:rsidRPr="003C3F04" w:rsidRDefault="00B73B1B" w:rsidP="001A4F9D">
            <w:pPr>
              <w:ind w:left="144"/>
              <w:rPr>
                <w:szCs w:val="20"/>
              </w:rPr>
            </w:pPr>
            <w:r>
              <w:rPr>
                <w:rFonts w:cs="Arial"/>
                <w:szCs w:val="20"/>
              </w:rPr>
              <w:t>2.5 hours</w:t>
            </w:r>
          </w:p>
        </w:tc>
        <w:tc>
          <w:tcPr>
            <w:tcW w:w="692" w:type="pct"/>
            <w:shd w:val="clear" w:color="auto" w:fill="auto"/>
            <w:noWrap/>
            <w:hideMark/>
          </w:tcPr>
          <w:p w14:paraId="065DBB74" w14:textId="77777777" w:rsidR="00B73B1B" w:rsidRDefault="00B73B1B" w:rsidP="001A4F9D">
            <w:pPr>
              <w:ind w:right="163"/>
              <w:jc w:val="right"/>
            </w:pPr>
            <w:r>
              <w:t>$399.00</w:t>
            </w:r>
          </w:p>
          <w:p w14:paraId="54ED042A" w14:textId="77777777" w:rsidR="00B73B1B" w:rsidRPr="00BE5223" w:rsidRDefault="00B73B1B" w:rsidP="001A4F9D">
            <w:pPr>
              <w:ind w:right="163"/>
              <w:jc w:val="right"/>
            </w:pPr>
            <w:r>
              <w:t>and up</w:t>
            </w:r>
          </w:p>
        </w:tc>
      </w:tr>
      <w:tr w:rsidR="003013A8" w:rsidRPr="00BE5223" w14:paraId="07D49A9E" w14:textId="77777777" w:rsidTr="00320995">
        <w:trPr>
          <w:cantSplit/>
          <w:trHeight w:val="2546"/>
        </w:trPr>
        <w:tc>
          <w:tcPr>
            <w:tcW w:w="846" w:type="pct"/>
            <w:shd w:val="clear" w:color="auto" w:fill="DEE2EB" w:themeFill="accent3" w:themeFillTint="33"/>
            <w:noWrap/>
            <w:hideMark/>
          </w:tcPr>
          <w:p w14:paraId="72915795" w14:textId="43FB0E4D" w:rsidR="00B73B1B" w:rsidRPr="00BE5223" w:rsidRDefault="00B73B1B" w:rsidP="001A4F9D">
            <w:pPr>
              <w:ind w:left="60"/>
            </w:pPr>
            <w:proofErr w:type="spellStart"/>
            <w:r>
              <w:t>Vuzix</w:t>
            </w:r>
            <w:proofErr w:type="spellEnd"/>
            <w:r>
              <w:t xml:space="preserve"> Blade AR Smart Glasses</w:t>
            </w:r>
            <w:sdt>
              <w:sdtPr>
                <w:id w:val="1607079561"/>
                <w:citation/>
              </w:sdtPr>
              <w:sdtContent>
                <w:r w:rsidR="008F5746">
                  <w:fldChar w:fldCharType="begin"/>
                </w:r>
                <w:r w:rsidR="008F5746">
                  <w:instrText xml:space="preserve"> CITATION Vuz19 \l 1033 </w:instrText>
                </w:r>
                <w:r w:rsidR="008F5746">
                  <w:fldChar w:fldCharType="separate"/>
                </w:r>
                <w:r w:rsidR="00BC1624">
                  <w:rPr>
                    <w:noProof/>
                  </w:rPr>
                  <w:t xml:space="preserve"> [46]</w:t>
                </w:r>
                <w:r w:rsidR="008F5746">
                  <w:fldChar w:fldCharType="end"/>
                </w:r>
              </w:sdtContent>
            </w:sdt>
          </w:p>
        </w:tc>
        <w:tc>
          <w:tcPr>
            <w:tcW w:w="1538" w:type="pct"/>
            <w:shd w:val="clear" w:color="auto" w:fill="auto"/>
            <w:noWrap/>
            <w:hideMark/>
          </w:tcPr>
          <w:p w14:paraId="4CD9E178" w14:textId="77777777" w:rsidR="00B73B1B" w:rsidRPr="0055554F" w:rsidRDefault="00B73B1B" w:rsidP="00B73B1B">
            <w:pPr>
              <w:pStyle w:val="ListParagraph"/>
              <w:numPr>
                <w:ilvl w:val="0"/>
                <w:numId w:val="44"/>
              </w:numPr>
              <w:ind w:left="207" w:hanging="180"/>
              <w:rPr>
                <w:sz w:val="20"/>
                <w:szCs w:val="20"/>
              </w:rPr>
            </w:pPr>
            <w:r w:rsidRPr="0055554F">
              <w:rPr>
                <w:rFonts w:eastAsia="Times New Roman" w:cs="Arial"/>
                <w:color w:val="auto"/>
                <w:sz w:val="20"/>
                <w:szCs w:val="20"/>
              </w:rPr>
              <w:t>Alexa digital assistant</w:t>
            </w:r>
          </w:p>
          <w:p w14:paraId="5DAB99A0"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Touchpad</w:t>
            </w:r>
          </w:p>
          <w:p w14:paraId="1B317195"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HD camera</w:t>
            </w:r>
          </w:p>
          <w:p w14:paraId="52DF2E87"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Motion trackers</w:t>
            </w:r>
          </w:p>
          <w:p w14:paraId="5708E33C"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Smartphone notifications</w:t>
            </w:r>
          </w:p>
          <w:p w14:paraId="0B0247BF"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Companion app</w:t>
            </w:r>
          </w:p>
          <w:p w14:paraId="718720C8" w14:textId="77777777" w:rsidR="00B73B1B" w:rsidRPr="00A850B9" w:rsidRDefault="00B73B1B" w:rsidP="00B73B1B">
            <w:pPr>
              <w:pStyle w:val="ListParagraph"/>
              <w:numPr>
                <w:ilvl w:val="0"/>
                <w:numId w:val="44"/>
              </w:numPr>
              <w:ind w:left="207" w:hanging="180"/>
              <w:rPr>
                <w:sz w:val="20"/>
                <w:szCs w:val="20"/>
              </w:rPr>
            </w:pPr>
            <w:r>
              <w:rPr>
                <w:rFonts w:eastAsia="Times New Roman" w:cs="Arial"/>
                <w:color w:val="auto"/>
                <w:sz w:val="20"/>
                <w:szCs w:val="20"/>
              </w:rPr>
              <w:t>Location aware</w:t>
            </w:r>
          </w:p>
        </w:tc>
        <w:tc>
          <w:tcPr>
            <w:tcW w:w="1001" w:type="pct"/>
          </w:tcPr>
          <w:p w14:paraId="680193E9" w14:textId="77777777" w:rsidR="00B73B1B" w:rsidRDefault="00B73B1B" w:rsidP="00B73B1B">
            <w:pPr>
              <w:pStyle w:val="ListParagraph"/>
              <w:numPr>
                <w:ilvl w:val="0"/>
                <w:numId w:val="44"/>
              </w:numPr>
              <w:ind w:left="207" w:hanging="180"/>
              <w:rPr>
                <w:rFonts w:eastAsia="Times New Roman" w:cs="Arial"/>
                <w:color w:val="auto"/>
                <w:sz w:val="20"/>
                <w:szCs w:val="20"/>
              </w:rPr>
            </w:pPr>
            <w:r w:rsidRPr="00C35540">
              <w:rPr>
                <w:rFonts w:eastAsia="Times New Roman" w:cs="Arial"/>
                <w:color w:val="auto"/>
                <w:sz w:val="20"/>
                <w:szCs w:val="20"/>
              </w:rPr>
              <w:t xml:space="preserve">Bulky, </w:t>
            </w:r>
            <w:r>
              <w:rPr>
                <w:rFonts w:eastAsia="Times New Roman" w:cs="Arial"/>
                <w:color w:val="auto"/>
                <w:sz w:val="20"/>
                <w:szCs w:val="20"/>
              </w:rPr>
              <w:t>s</w:t>
            </w:r>
            <w:r w:rsidRPr="00C35540">
              <w:rPr>
                <w:rFonts w:eastAsia="Times New Roman" w:cs="Arial"/>
                <w:color w:val="auto"/>
                <w:sz w:val="20"/>
                <w:szCs w:val="20"/>
              </w:rPr>
              <w:t>tyle resembles safety glasses</w:t>
            </w:r>
          </w:p>
          <w:p w14:paraId="1F944A35"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Heavy</w:t>
            </w:r>
          </w:p>
          <w:p w14:paraId="16EF90B3"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Complicated touch gestures</w:t>
            </w:r>
          </w:p>
          <w:p w14:paraId="7F8ED467" w14:textId="77777777" w:rsidR="00B73B1B" w:rsidRPr="00C35540"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No speakers</w:t>
            </w:r>
          </w:p>
          <w:p w14:paraId="25776829" w14:textId="77777777" w:rsidR="00B73B1B" w:rsidRPr="003C3F04" w:rsidRDefault="00B73B1B" w:rsidP="001A4F9D">
            <w:pPr>
              <w:rPr>
                <w:rFonts w:cs="Arial"/>
                <w:szCs w:val="20"/>
              </w:rPr>
            </w:pPr>
          </w:p>
        </w:tc>
        <w:tc>
          <w:tcPr>
            <w:tcW w:w="923" w:type="pct"/>
            <w:shd w:val="clear" w:color="auto" w:fill="auto"/>
            <w:noWrap/>
            <w:hideMark/>
          </w:tcPr>
          <w:p w14:paraId="70E3A05E" w14:textId="77777777" w:rsidR="00B73B1B" w:rsidRPr="003C3F04" w:rsidRDefault="00B73B1B" w:rsidP="001A4F9D">
            <w:pPr>
              <w:ind w:left="144"/>
              <w:rPr>
                <w:szCs w:val="20"/>
              </w:rPr>
            </w:pPr>
            <w:r>
              <w:rPr>
                <w:rFonts w:cs="Arial"/>
                <w:szCs w:val="20"/>
              </w:rPr>
              <w:t>Up to 8 hours</w:t>
            </w:r>
          </w:p>
        </w:tc>
        <w:tc>
          <w:tcPr>
            <w:tcW w:w="692" w:type="pct"/>
            <w:shd w:val="clear" w:color="auto" w:fill="auto"/>
            <w:noWrap/>
            <w:hideMark/>
          </w:tcPr>
          <w:p w14:paraId="678C2E2E" w14:textId="77777777" w:rsidR="00B73B1B" w:rsidRPr="00BE5223" w:rsidRDefault="00B73B1B" w:rsidP="001A4F9D">
            <w:pPr>
              <w:ind w:right="163"/>
              <w:jc w:val="right"/>
            </w:pPr>
            <w:r>
              <w:t>$999.00</w:t>
            </w:r>
          </w:p>
        </w:tc>
      </w:tr>
    </w:tbl>
    <w:p w14:paraId="023C5533" w14:textId="77777777" w:rsidR="00B73B1B" w:rsidRDefault="00B73B1B" w:rsidP="00B73B1B"/>
    <w:p w14:paraId="52164969" w14:textId="77777777" w:rsidR="00B73B1B" w:rsidRPr="006B761B" w:rsidRDefault="00B73B1B"/>
    <w:p w14:paraId="4C83FCBB" w14:textId="219685D9" w:rsidR="008D7F2A" w:rsidRDefault="008D7F2A" w:rsidP="00622F53">
      <w:pPr>
        <w:pStyle w:val="Heading3"/>
        <w:keepNext/>
        <w:keepLines/>
      </w:pPr>
      <w:r w:rsidRPr="006B761B">
        <w:t>Significance of Limitations on Stakeholders</w:t>
      </w:r>
    </w:p>
    <w:p w14:paraId="269987F6" w14:textId="77777777" w:rsidR="00622F53" w:rsidRPr="00622F53" w:rsidRDefault="00622F53" w:rsidP="00622F53"/>
    <w:p w14:paraId="2722F8D7" w14:textId="2CCAA96F" w:rsidR="008D7F2A" w:rsidRPr="006B761B" w:rsidRDefault="008D7F2A" w:rsidP="00622F53">
      <w:pPr>
        <w:keepNext/>
        <w:keepLines/>
      </w:pPr>
      <w:r w:rsidRPr="006B761B">
        <w:t xml:space="preserve">Consumers are limited in their adoption of wearable technology because of lack of interest, lack of availability technology, and lack of affordable options. </w:t>
      </w:r>
    </w:p>
    <w:p w14:paraId="3D174DB0" w14:textId="77777777" w:rsidR="001D01D8" w:rsidRPr="006B761B" w:rsidRDefault="001D01D8"/>
    <w:p w14:paraId="70A86BC5" w14:textId="04EFFC2F" w:rsidR="001D01D8" w:rsidRPr="006B761B" w:rsidRDefault="001D01D8">
      <w:r w:rsidRPr="005A2E42">
        <w:rPr>
          <w:rStyle w:val="Heading5Char"/>
        </w:rPr>
        <w:lastRenderedPageBreak/>
        <w:t>Impact on consumers.</w:t>
      </w:r>
      <w:r w:rsidRPr="006B761B">
        <w:t xml:space="preserve"> </w:t>
      </w:r>
      <w:r w:rsidR="00A31EEF" w:rsidRPr="006B761B">
        <w:t xml:space="preserve">Consumers </w:t>
      </w:r>
      <w:r w:rsidR="00B439C8" w:rsidRPr="006B761B">
        <w:t xml:space="preserve">think of wearables as either meant for fitness tracking or as </w:t>
      </w:r>
      <w:r w:rsidR="00D31381">
        <w:t>entertainment</w:t>
      </w:r>
      <w:r w:rsidR="00B439C8" w:rsidRPr="006B761B">
        <w:t xml:space="preserve">. They </w:t>
      </w:r>
      <w:r w:rsidR="00A31EEF" w:rsidRPr="006B761B">
        <w:t xml:space="preserve">aren’t aware of how wearables </w:t>
      </w:r>
      <w:r w:rsidR="00B439C8" w:rsidRPr="006B761B">
        <w:t xml:space="preserve">might </w:t>
      </w:r>
      <w:r w:rsidR="00A31EEF" w:rsidRPr="006B761B">
        <w:t>benefit them</w:t>
      </w:r>
      <w:r w:rsidR="007709FA" w:rsidRPr="006B761B">
        <w:t xml:space="preserve"> and can’t envision not being tethered to their smartphones</w:t>
      </w:r>
      <w:r w:rsidR="00A31EEF" w:rsidRPr="006B761B">
        <w:t>. Or they are left with devices that don’t meet their expectations. They</w:t>
      </w:r>
      <w:r w:rsidR="007728D9" w:rsidRPr="006B761B">
        <w:t xml:space="preserve"> would like a single device that is affordable, works well, and is full of features that make their </w:t>
      </w:r>
      <w:r w:rsidR="00A31EEF" w:rsidRPr="006B761B">
        <w:t>lives easier</w:t>
      </w:r>
      <w:r w:rsidR="007728D9" w:rsidRPr="006B761B">
        <w:t>. At this point, the device that best meets those criteria is the</w:t>
      </w:r>
      <w:r w:rsidR="00A31EEF" w:rsidRPr="006B761B">
        <w:t xml:space="preserve"> smartphone.</w:t>
      </w:r>
    </w:p>
    <w:p w14:paraId="00D6DCAA" w14:textId="4DDC1363" w:rsidR="00FA2500" w:rsidRPr="006B761B" w:rsidRDefault="00FA2500"/>
    <w:p w14:paraId="23DD2740" w14:textId="627CE7BD" w:rsidR="00FA2500" w:rsidRPr="006B761B" w:rsidRDefault="00FA2500">
      <w:r w:rsidRPr="005A2E42">
        <w:rPr>
          <w:rStyle w:val="Heading5Char"/>
        </w:rPr>
        <w:t>Impact on North.</w:t>
      </w:r>
      <w:r w:rsidRPr="006B761B">
        <w:t xml:space="preserve"> </w:t>
      </w:r>
      <w:r w:rsidR="001A1F72" w:rsidRPr="006B761B">
        <w:t xml:space="preserve">North needs to understand the limitations of current wearables and what consumers want when considering which products to develop. </w:t>
      </w:r>
      <w:r w:rsidR="00B211E0" w:rsidRPr="006B761B">
        <w:t>If they don’t offer products that improve on the status quo, consumers will keep looking until they find the innovation they seek. Therefore,</w:t>
      </w:r>
      <w:r w:rsidRPr="006B761B">
        <w:t xml:space="preserve"> North would miss out on revenue-generating products in their own industry. </w:t>
      </w:r>
      <w:r w:rsidR="00B211E0" w:rsidRPr="006B761B">
        <w:t xml:space="preserve">As a start-up with extremely limited product offerings, it is important that </w:t>
      </w:r>
      <w:r w:rsidRPr="006B761B">
        <w:t xml:space="preserve">North </w:t>
      </w:r>
      <w:r w:rsidR="00B211E0" w:rsidRPr="006B761B">
        <w:t>only</w:t>
      </w:r>
      <w:r w:rsidRPr="006B761B">
        <w:t xml:space="preserve"> release products </w:t>
      </w:r>
      <w:r w:rsidR="00B211E0" w:rsidRPr="006B761B">
        <w:t xml:space="preserve">that capture enough market share for them </w:t>
      </w:r>
      <w:r w:rsidRPr="006B761B">
        <w:t xml:space="preserve">to </w:t>
      </w:r>
      <w:r w:rsidR="00B211E0" w:rsidRPr="006B761B">
        <w:t>operate and grow the company</w:t>
      </w:r>
      <w:r w:rsidR="00994614" w:rsidRPr="006B761B">
        <w:t>.</w:t>
      </w:r>
    </w:p>
    <w:p w14:paraId="71644430" w14:textId="77777777" w:rsidR="001D01D8" w:rsidRPr="006B761B" w:rsidRDefault="001D01D8" w:rsidP="00135DBD">
      <w:pPr>
        <w:pStyle w:val="Heading3"/>
      </w:pPr>
    </w:p>
    <w:p w14:paraId="75D2CBE1" w14:textId="6B01AFB2" w:rsidR="008D7F2A" w:rsidRDefault="008D7F2A" w:rsidP="007F4D09">
      <w:pPr>
        <w:pStyle w:val="Heading3"/>
        <w:keepNext/>
        <w:keepLines/>
      </w:pPr>
      <w:r w:rsidRPr="006B761B">
        <w:t>Significance for North</w:t>
      </w:r>
    </w:p>
    <w:p w14:paraId="3ABE3CDF" w14:textId="77777777" w:rsidR="00622F53" w:rsidRPr="00622F53" w:rsidRDefault="00622F53" w:rsidP="007F4D09">
      <w:pPr>
        <w:keepNext/>
        <w:keepLines/>
      </w:pPr>
    </w:p>
    <w:p w14:paraId="0E2ABBB4" w14:textId="431DF949" w:rsidR="009644EA" w:rsidRPr="006B761B" w:rsidRDefault="008D7F2A" w:rsidP="007F4D09">
      <w:pPr>
        <w:keepNext/>
        <w:keepLines/>
      </w:pPr>
      <w:r w:rsidRPr="006B761B">
        <w:t>North can take advantage of a fragmented and growing market to provide smart</w:t>
      </w:r>
      <w:r w:rsidR="009644EA" w:rsidRPr="006B761B">
        <w:t xml:space="preserve"> </w:t>
      </w:r>
      <w:r w:rsidRPr="006B761B">
        <w:t xml:space="preserve">glass technology that is largely unavailable </w:t>
      </w:r>
      <w:r w:rsidR="00B211E0" w:rsidRPr="006B761B">
        <w:t>i</w:t>
      </w:r>
      <w:r w:rsidRPr="006B761B">
        <w:t>n the consumer market.</w:t>
      </w:r>
    </w:p>
    <w:p w14:paraId="2B1E2275" w14:textId="3E1CB4B3" w:rsidR="0052178C" w:rsidRPr="006B761B" w:rsidRDefault="0052178C"/>
    <w:p w14:paraId="72424C3F" w14:textId="77777777" w:rsidR="00100525" w:rsidRDefault="00100525" w:rsidP="00100525">
      <w:pPr>
        <w:autoSpaceDE w:val="0"/>
        <w:autoSpaceDN w:val="0"/>
        <w:adjustRightInd w:val="0"/>
        <w:rPr>
          <w:rFonts w:eastAsiaTheme="minorHAnsi" w:cs="Helvetica Neue"/>
          <w:color w:val="000000"/>
          <w:spacing w:val="6"/>
          <w:kern w:val="1"/>
        </w:rPr>
      </w:pPr>
      <w:r>
        <w:rPr>
          <w:rFonts w:eastAsiaTheme="minorHAnsi" w:cs="Helvetica Neue"/>
          <w:b/>
          <w:bCs/>
          <w:color w:val="000000"/>
          <w:spacing w:val="6"/>
          <w:kern w:val="1"/>
        </w:rPr>
        <w:t>Fill a gap in the wearables market.</w:t>
      </w:r>
      <w:r>
        <w:rPr>
          <w:rFonts w:eastAsiaTheme="minorHAnsi" w:cs="Helvetica Neue"/>
          <w:color w:val="000000"/>
          <w:spacing w:val="6"/>
          <w:kern w:val="1"/>
        </w:rPr>
        <w:t xml:space="preserve"> Consumers are interested in wearables, and 31% would consider purchasing AR glasses [36]. With no market leader, North has the opportunity to fill this gap, but creating a product that delivers on what customers want is critical. Acceptance of AR has been slower than expected. Issues such as privacy, features, battery life, and price need to be addressed before most consumers will consider AR. Because of high customer expectations and a capital-intensive market [40], North will need up to $200 million (USD) in investment and R&amp;D capital. Since “North America is the largest market for smart wearables [40],” North’s location is ideal for reaching its target market.</w:t>
      </w:r>
    </w:p>
    <w:p w14:paraId="7473F9FB" w14:textId="77777777" w:rsidR="00100525" w:rsidRDefault="00100525" w:rsidP="00100525">
      <w:pPr>
        <w:autoSpaceDE w:val="0"/>
        <w:autoSpaceDN w:val="0"/>
        <w:adjustRightInd w:val="0"/>
        <w:rPr>
          <w:rFonts w:eastAsiaTheme="minorHAnsi" w:cs="Helvetica Neue"/>
          <w:color w:val="000000"/>
          <w:spacing w:val="6"/>
          <w:kern w:val="1"/>
        </w:rPr>
      </w:pPr>
    </w:p>
    <w:p w14:paraId="2049FE02" w14:textId="77777777" w:rsidR="00100525" w:rsidRDefault="00100525" w:rsidP="00100525">
      <w:pPr>
        <w:autoSpaceDE w:val="0"/>
        <w:autoSpaceDN w:val="0"/>
        <w:adjustRightInd w:val="0"/>
        <w:rPr>
          <w:rFonts w:eastAsiaTheme="minorHAnsi" w:cs="Helvetica Neue"/>
          <w:color w:val="000000"/>
          <w:spacing w:val="6"/>
          <w:kern w:val="1"/>
        </w:rPr>
      </w:pPr>
      <w:r>
        <w:rPr>
          <w:rFonts w:eastAsiaTheme="minorHAnsi" w:cs="Helvetica Neue"/>
          <w:b/>
          <w:bCs/>
          <w:color w:val="000000"/>
          <w:spacing w:val="6"/>
          <w:kern w:val="1"/>
        </w:rPr>
        <w:t>Unique product offering.</w:t>
      </w:r>
      <w:r>
        <w:rPr>
          <w:rFonts w:eastAsiaTheme="minorHAnsi" w:cs="Helvetica Neue"/>
          <w:color w:val="000000"/>
          <w:spacing w:val="6"/>
          <w:kern w:val="1"/>
        </w:rPr>
        <w:t xml:space="preserve"> North focuses on development of one unique product at a time. Since “product uniqueness is the significant factor that is currently providing a competitive advantage” [40] to vendors, North should capitalize on that advantage and create a ground-breaking product. The company could become a well-known brand name in the wearable market, and create other wearable products in the future. Or it could be acquired by a larger company such as Apple or Facebook, where wearable technology would continue to be created and improved.</w:t>
      </w:r>
    </w:p>
    <w:p w14:paraId="1044DC96" w14:textId="77777777" w:rsidR="009644EA" w:rsidRPr="006B761B" w:rsidRDefault="009644EA"/>
    <w:p w14:paraId="3CCF1FBD" w14:textId="5B7FDEA8" w:rsidR="009644EA" w:rsidRPr="006B761B" w:rsidRDefault="009644EA" w:rsidP="00B1655E">
      <w:pPr>
        <w:pStyle w:val="Heading1"/>
        <w:keepNext/>
        <w:keepLines/>
      </w:pPr>
      <w:r w:rsidRPr="006B761B">
        <w:lastRenderedPageBreak/>
        <w:t>Opportunity Fulfillment: North Focals Smart Glasses</w:t>
      </w:r>
    </w:p>
    <w:p w14:paraId="6178E417" w14:textId="77777777" w:rsidR="00D521F4" w:rsidRPr="00320995" w:rsidRDefault="00D521F4" w:rsidP="00B1655E">
      <w:pPr>
        <w:keepNext/>
        <w:keepLines/>
      </w:pPr>
    </w:p>
    <w:p w14:paraId="257B3F65" w14:textId="042A50C3" w:rsidR="009644EA" w:rsidRPr="00320995" w:rsidRDefault="009644EA" w:rsidP="00B1655E">
      <w:pPr>
        <w:pStyle w:val="Heading2"/>
        <w:keepNext/>
        <w:keepLines/>
        <w:rPr>
          <w:szCs w:val="28"/>
        </w:rPr>
      </w:pPr>
      <w:r w:rsidRPr="006B761B">
        <w:t xml:space="preserve">North Focals </w:t>
      </w:r>
      <w:r w:rsidR="004B58C9" w:rsidRPr="006B761B">
        <w:t xml:space="preserve">Device </w:t>
      </w:r>
      <w:r w:rsidRPr="006B761B">
        <w:t>Architecture</w:t>
      </w:r>
      <w:sdt>
        <w:sdtPr>
          <w:id w:val="-446229884"/>
          <w:citation/>
        </w:sdtPr>
        <w:sdtContent>
          <w:r w:rsidR="00D367D4">
            <w:fldChar w:fldCharType="begin"/>
          </w:r>
          <w:r w:rsidR="00D367D4">
            <w:instrText xml:space="preserve"> CITATION Nor192 \l 1033 </w:instrText>
          </w:r>
          <w:r w:rsidR="00D367D4">
            <w:fldChar w:fldCharType="separate"/>
          </w:r>
          <w:r w:rsidR="00BC1624">
            <w:rPr>
              <w:noProof/>
            </w:rPr>
            <w:t xml:space="preserve"> </w:t>
          </w:r>
          <w:r w:rsidR="00BC1624" w:rsidRPr="00BC1624">
            <w:rPr>
              <w:noProof/>
            </w:rPr>
            <w:t>[47]</w:t>
          </w:r>
          <w:r w:rsidR="00D367D4">
            <w:fldChar w:fldCharType="end"/>
          </w:r>
        </w:sdtContent>
      </w:sdt>
      <w:r w:rsidR="00A078D6" w:rsidRPr="006B761B">
        <w:t xml:space="preserve"> </w:t>
      </w:r>
    </w:p>
    <w:p w14:paraId="75F12FA9" w14:textId="77777777" w:rsidR="00D521F4" w:rsidRPr="00320995" w:rsidRDefault="00D521F4" w:rsidP="00B1655E">
      <w:pPr>
        <w:keepNext/>
        <w:keepLines/>
      </w:pPr>
    </w:p>
    <w:p w14:paraId="711C832E" w14:textId="1FA23EDD" w:rsidR="008F7AEE" w:rsidRPr="00320995" w:rsidRDefault="00706D38" w:rsidP="00B1655E">
      <w:pPr>
        <w:keepNext/>
        <w:keepLines/>
      </w:pPr>
      <w:r w:rsidRPr="00320995">
        <w:t xml:space="preserve">Smart glasses </w:t>
      </w:r>
      <w:r w:rsidR="0037125E" w:rsidRPr="00320995">
        <w:t>are eyeglasses with computer technology that display i</w:t>
      </w:r>
      <w:r w:rsidR="00A920BB" w:rsidRPr="00320995">
        <w:t>mages</w:t>
      </w:r>
      <w:r w:rsidR="0037125E" w:rsidRPr="00320995">
        <w:t xml:space="preserve"> </w:t>
      </w:r>
      <w:r w:rsidR="00A920BB" w:rsidRPr="00320995">
        <w:t>for</w:t>
      </w:r>
      <w:r w:rsidR="0037125E" w:rsidRPr="00320995">
        <w:t xml:space="preserve"> the </w:t>
      </w:r>
      <w:r w:rsidRPr="00320995">
        <w:t>user</w:t>
      </w:r>
      <w:r w:rsidR="00A920BB" w:rsidRPr="00320995">
        <w:t xml:space="preserve"> to see</w:t>
      </w:r>
      <w:r w:rsidRPr="00320995">
        <w:t>. They are worn on the face like traditional glasses. Focals resemble traditional glasses in many aspects</w:t>
      </w:r>
      <w:r w:rsidR="00A357E5" w:rsidRPr="00320995">
        <w:t>, including their plastic frame and optional prescription lenses</w:t>
      </w:r>
      <w:r w:rsidRPr="00320995">
        <w:t xml:space="preserve">. </w:t>
      </w:r>
      <w:r w:rsidR="008F7AEE" w:rsidRPr="00320995">
        <w:t xml:space="preserve">A companion ring called the Loop and a charging case are included. </w:t>
      </w:r>
      <w:r w:rsidR="005C4D62" w:rsidRPr="00320995">
        <w:t xml:space="preserve">The glasses </w:t>
      </w:r>
      <w:r w:rsidR="00A920BB" w:rsidRPr="00320995">
        <w:t xml:space="preserve">and ring </w:t>
      </w:r>
      <w:r w:rsidR="005C4D62" w:rsidRPr="00320995">
        <w:t xml:space="preserve">are paired via Bluetooth to a smartphone and the Focals application. </w:t>
      </w:r>
    </w:p>
    <w:p w14:paraId="7D811B94" w14:textId="77777777" w:rsidR="008F7AEE" w:rsidRPr="00320995" w:rsidRDefault="008F7AEE"/>
    <w:p w14:paraId="0746E368" w14:textId="77777777" w:rsidR="008F7AEE" w:rsidRPr="006B761B" w:rsidRDefault="008F7AEE" w:rsidP="00320995">
      <w:r w:rsidRPr="00320995">
        <w:rPr>
          <w:noProof/>
        </w:rPr>
        <w:drawing>
          <wp:inline distT="0" distB="0" distL="0" distR="0" wp14:anchorId="0DD793A8" wp14:editId="22484410">
            <wp:extent cx="5943600" cy="3807460"/>
            <wp:effectExtent l="0" t="0" r="0" b="2540"/>
            <wp:docPr id="24" name="Picture 24"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7460"/>
                    </a:xfrm>
                    <a:prstGeom prst="rect">
                      <a:avLst/>
                    </a:prstGeom>
                  </pic:spPr>
                </pic:pic>
              </a:graphicData>
            </a:graphic>
          </wp:inline>
        </w:drawing>
      </w:r>
    </w:p>
    <w:p w14:paraId="458EAEE0" w14:textId="6F3E7737" w:rsidR="008F7AEE" w:rsidRPr="006B761B" w:rsidRDefault="008F7AEE" w:rsidP="00980B5C">
      <w:pPr>
        <w:pStyle w:val="Caption"/>
        <w:rPr>
          <w:color w:val="2D3B45"/>
        </w:rPr>
      </w:pPr>
      <w:r w:rsidRPr="006B761B">
        <w:t xml:space="preserve">Figure </w:t>
      </w:r>
      <w:r w:rsidRPr="00320995">
        <w:fldChar w:fldCharType="begin"/>
      </w:r>
      <w:r w:rsidRPr="006B761B">
        <w:instrText xml:space="preserve"> SEQ Figure \* ARABIC </w:instrText>
      </w:r>
      <w:r w:rsidRPr="00320995">
        <w:fldChar w:fldCharType="separate"/>
      </w:r>
      <w:r w:rsidR="00586C27" w:rsidRPr="006B761B">
        <w:rPr>
          <w:noProof/>
        </w:rPr>
        <w:t>6</w:t>
      </w:r>
      <w:r w:rsidRPr="00320995">
        <w:fldChar w:fldCharType="end"/>
      </w:r>
      <w:r w:rsidRPr="006B761B">
        <w:t xml:space="preserve">: Focals Smart Glasses with charging case, charging cord, and the loop ring. </w:t>
      </w:r>
      <w:sdt>
        <w:sdtPr>
          <w:id w:val="837814777"/>
          <w:citation/>
        </w:sdtPr>
        <w:sdtContent>
          <w:r w:rsidR="00D367D4">
            <w:fldChar w:fldCharType="begin"/>
          </w:r>
          <w:r w:rsidR="00D367D4">
            <w:instrText xml:space="preserve"> CITATION Gol18 \l 1033 </w:instrText>
          </w:r>
          <w:r w:rsidR="00D367D4">
            <w:fldChar w:fldCharType="separate"/>
          </w:r>
          <w:r w:rsidR="00BC1624" w:rsidRPr="00BC1624">
            <w:rPr>
              <w:noProof/>
            </w:rPr>
            <w:t>[48]</w:t>
          </w:r>
          <w:r w:rsidR="00D367D4">
            <w:fldChar w:fldCharType="end"/>
          </w:r>
        </w:sdtContent>
      </w:sdt>
    </w:p>
    <w:p w14:paraId="31E2F199" w14:textId="77777777" w:rsidR="008F7AEE" w:rsidRPr="00320995" w:rsidRDefault="008F7AEE"/>
    <w:p w14:paraId="3BDE6157" w14:textId="283188A8" w:rsidR="008F7AEE" w:rsidRPr="00320995" w:rsidRDefault="005C4D62" w:rsidP="00135DBD">
      <w:pPr>
        <w:pStyle w:val="Heading3"/>
      </w:pPr>
      <w:r w:rsidRPr="00320995">
        <w:t>Materials</w:t>
      </w:r>
    </w:p>
    <w:p w14:paraId="56AE46C5" w14:textId="77777777" w:rsidR="008F7AEE" w:rsidRPr="00320995" w:rsidRDefault="008F7AEE"/>
    <w:p w14:paraId="3FF70ACB" w14:textId="132B6EE5" w:rsidR="00D521F4" w:rsidRPr="00207804" w:rsidRDefault="00706D38">
      <w:pPr>
        <w:rPr>
          <w:color w:val="000000" w:themeColor="text1"/>
        </w:rPr>
      </w:pPr>
      <w:r w:rsidRPr="00207804">
        <w:rPr>
          <w:color w:val="000000" w:themeColor="text1"/>
        </w:rPr>
        <w:t>The</w:t>
      </w:r>
      <w:r w:rsidR="005C4D62" w:rsidRPr="00207804">
        <w:rPr>
          <w:color w:val="000000" w:themeColor="text1"/>
        </w:rPr>
        <w:t xml:space="preserve"> Focals</w:t>
      </w:r>
      <w:r w:rsidRPr="00207804">
        <w:rPr>
          <w:color w:val="000000" w:themeColor="text1"/>
        </w:rPr>
        <w:t xml:space="preserve"> </w:t>
      </w:r>
      <w:r w:rsidR="009A5D7B" w:rsidRPr="00207804">
        <w:rPr>
          <w:color w:val="000000" w:themeColor="text1"/>
        </w:rPr>
        <w:t xml:space="preserve">are made of </w:t>
      </w:r>
      <w:r w:rsidR="00B005DA" w:rsidRPr="00207804">
        <w:rPr>
          <w:rFonts w:cs="Arial"/>
          <w:color w:val="000000" w:themeColor="text1"/>
          <w:shd w:val="clear" w:color="auto" w:fill="FFFFFF"/>
        </w:rPr>
        <w:t xml:space="preserve">Swiss </w:t>
      </w:r>
      <w:proofErr w:type="spellStart"/>
      <w:r w:rsidR="00B005DA" w:rsidRPr="00207804">
        <w:rPr>
          <w:rFonts w:cs="Arial"/>
          <w:color w:val="000000" w:themeColor="text1"/>
          <w:shd w:val="clear" w:color="auto" w:fill="FFFFFF"/>
        </w:rPr>
        <w:t>Grilamid</w:t>
      </w:r>
      <w:proofErr w:type="spellEnd"/>
      <w:r w:rsidR="009A5D7B" w:rsidRPr="00207804">
        <w:rPr>
          <w:rFonts w:cs="Arial"/>
          <w:color w:val="000000" w:themeColor="text1"/>
          <w:shd w:val="clear" w:color="auto" w:fill="FFFFFF"/>
        </w:rPr>
        <w:t xml:space="preserve"> plastic frames and lightweight die-cast aluminum</w:t>
      </w:r>
      <w:sdt>
        <w:sdtPr>
          <w:rPr>
            <w:rFonts w:cs="Arial"/>
            <w:color w:val="000000" w:themeColor="text1"/>
            <w:shd w:val="clear" w:color="auto" w:fill="FFFFFF"/>
          </w:rPr>
          <w:id w:val="-1200392754"/>
          <w:citation/>
        </w:sdtPr>
        <w:sdtContent>
          <w:r w:rsidR="00C73E61" w:rsidRPr="00207804">
            <w:rPr>
              <w:rFonts w:cs="Arial"/>
              <w:color w:val="000000" w:themeColor="text1"/>
              <w:shd w:val="clear" w:color="auto" w:fill="FFFFFF"/>
            </w:rPr>
            <w:fldChar w:fldCharType="begin"/>
          </w:r>
          <w:r w:rsidR="00C73E61" w:rsidRPr="00207804">
            <w:rPr>
              <w:rFonts w:cs="Arial"/>
              <w:color w:val="000000" w:themeColor="text1"/>
              <w:shd w:val="clear" w:color="auto" w:fill="FFFFFF"/>
            </w:rPr>
            <w:instrText xml:space="preserve"> CITATION Nor191 \l 1033 </w:instrText>
          </w:r>
          <w:r w:rsidR="00C73E61" w:rsidRPr="00207804">
            <w:rPr>
              <w:rFonts w:cs="Arial"/>
              <w:color w:val="000000" w:themeColor="text1"/>
              <w:shd w:val="clear" w:color="auto" w:fill="FFFFFF"/>
            </w:rPr>
            <w:fldChar w:fldCharType="separate"/>
          </w:r>
          <w:r w:rsidR="00BC1624" w:rsidRPr="00207804">
            <w:rPr>
              <w:rFonts w:cs="Arial"/>
              <w:noProof/>
              <w:color w:val="000000" w:themeColor="text1"/>
              <w:shd w:val="clear" w:color="auto" w:fill="FFFFFF"/>
            </w:rPr>
            <w:t xml:space="preserve"> [49]</w:t>
          </w:r>
          <w:r w:rsidR="00C73E61" w:rsidRPr="00207804">
            <w:rPr>
              <w:rFonts w:cs="Arial"/>
              <w:color w:val="000000" w:themeColor="text1"/>
              <w:shd w:val="clear" w:color="auto" w:fill="FFFFFF"/>
            </w:rPr>
            <w:fldChar w:fldCharType="end"/>
          </w:r>
        </w:sdtContent>
      </w:sdt>
      <w:r w:rsidR="00B005DA" w:rsidRPr="00207804">
        <w:rPr>
          <w:color w:val="000000" w:themeColor="text1"/>
        </w:rPr>
        <w:t xml:space="preserve"> </w:t>
      </w:r>
      <w:r w:rsidR="005C4D62" w:rsidRPr="00207804">
        <w:rPr>
          <w:color w:val="000000" w:themeColor="text1"/>
        </w:rPr>
        <w:t>with stainless steel spring-loaded hinges</w:t>
      </w:r>
      <w:r w:rsidRPr="00207804">
        <w:rPr>
          <w:color w:val="000000" w:themeColor="text1"/>
        </w:rPr>
        <w:t xml:space="preserve"> and </w:t>
      </w:r>
      <w:r w:rsidR="005C4D62" w:rsidRPr="00207804">
        <w:rPr>
          <w:color w:val="000000" w:themeColor="text1"/>
        </w:rPr>
        <w:t>copper accents. The lenses</w:t>
      </w:r>
      <w:r w:rsidR="00B74EC7" w:rsidRPr="00207804">
        <w:rPr>
          <w:color w:val="000000" w:themeColor="text1"/>
        </w:rPr>
        <w:t>, which have several protective coatings,</w:t>
      </w:r>
      <w:r w:rsidR="005C4D62" w:rsidRPr="00207804">
        <w:rPr>
          <w:color w:val="000000" w:themeColor="text1"/>
        </w:rPr>
        <w:t xml:space="preserve"> are </w:t>
      </w:r>
      <w:r w:rsidRPr="00207804">
        <w:rPr>
          <w:color w:val="000000" w:themeColor="text1"/>
        </w:rPr>
        <w:t xml:space="preserve">curved </w:t>
      </w:r>
      <w:r w:rsidR="005C4D62" w:rsidRPr="00207804">
        <w:rPr>
          <w:color w:val="000000" w:themeColor="text1"/>
        </w:rPr>
        <w:t xml:space="preserve">to </w:t>
      </w:r>
      <w:r w:rsidR="00A920BB" w:rsidRPr="00207804">
        <w:rPr>
          <w:color w:val="000000" w:themeColor="text1"/>
        </w:rPr>
        <w:t>fit</w:t>
      </w:r>
      <w:r w:rsidR="005C4D62" w:rsidRPr="00207804">
        <w:rPr>
          <w:color w:val="000000" w:themeColor="text1"/>
        </w:rPr>
        <w:t xml:space="preserve"> </w:t>
      </w:r>
      <w:r w:rsidR="00A920BB" w:rsidRPr="00207804">
        <w:rPr>
          <w:color w:val="000000" w:themeColor="text1"/>
        </w:rPr>
        <w:t xml:space="preserve">either non-prescription or </w:t>
      </w:r>
      <w:r w:rsidR="005C4D62" w:rsidRPr="00207804">
        <w:rPr>
          <w:color w:val="000000" w:themeColor="text1"/>
        </w:rPr>
        <w:t xml:space="preserve">prescription </w:t>
      </w:r>
      <w:r w:rsidRPr="00207804">
        <w:rPr>
          <w:color w:val="000000" w:themeColor="text1"/>
        </w:rPr>
        <w:t>lenses</w:t>
      </w:r>
      <w:r w:rsidR="00A920BB" w:rsidRPr="00207804">
        <w:rPr>
          <w:color w:val="000000" w:themeColor="text1"/>
        </w:rPr>
        <w:t>. A</w:t>
      </w:r>
      <w:r w:rsidR="005C4D62" w:rsidRPr="00207804">
        <w:rPr>
          <w:color w:val="000000" w:themeColor="text1"/>
        </w:rPr>
        <w:t>n invisible holographic film is molded to the right lens</w:t>
      </w:r>
      <w:r w:rsidR="00A920BB" w:rsidRPr="00207804">
        <w:rPr>
          <w:color w:val="000000" w:themeColor="text1"/>
        </w:rPr>
        <w:t>, which works with a tiny light-emitting projector to create the images</w:t>
      </w:r>
      <w:r w:rsidR="005C4D62" w:rsidRPr="00207804">
        <w:rPr>
          <w:color w:val="000000" w:themeColor="text1"/>
        </w:rPr>
        <w:t>.</w:t>
      </w:r>
      <w:r w:rsidR="005C610A" w:rsidRPr="00207804">
        <w:rPr>
          <w:color w:val="000000" w:themeColor="text1"/>
        </w:rPr>
        <w:t xml:space="preserve"> Customers can </w:t>
      </w:r>
      <w:r w:rsidR="00A920BB" w:rsidRPr="00207804">
        <w:rPr>
          <w:color w:val="000000" w:themeColor="text1"/>
        </w:rPr>
        <w:t xml:space="preserve">choose </w:t>
      </w:r>
      <w:r w:rsidR="005C610A" w:rsidRPr="00207804">
        <w:rPr>
          <w:color w:val="000000" w:themeColor="text1"/>
        </w:rPr>
        <w:t>from two styles and three colors. Sunglass clips, which come in two colors, are included with every pair.</w:t>
      </w:r>
      <w:r w:rsidR="00B005DA" w:rsidRPr="00207804">
        <w:rPr>
          <w:color w:val="000000" w:themeColor="text1"/>
        </w:rPr>
        <w:t xml:space="preserve"> Focals are water resistant with an IP55 rating.</w:t>
      </w:r>
    </w:p>
    <w:p w14:paraId="2DB44336" w14:textId="2BB222BB" w:rsidR="008F7AEE" w:rsidRPr="00320995" w:rsidRDefault="008F7AEE" w:rsidP="00AB22F1">
      <w:pPr>
        <w:pStyle w:val="Heading3"/>
        <w:keepNext/>
        <w:keepLines/>
      </w:pPr>
      <w:r w:rsidRPr="00320995">
        <w:lastRenderedPageBreak/>
        <w:t>Display</w:t>
      </w:r>
    </w:p>
    <w:p w14:paraId="4086867A" w14:textId="03E1BB55" w:rsidR="00F941F2" w:rsidRPr="00320995" w:rsidRDefault="00F941F2" w:rsidP="00AB22F1">
      <w:pPr>
        <w:keepNext/>
        <w:keepLines/>
      </w:pPr>
    </w:p>
    <w:p w14:paraId="743E2146" w14:textId="2F6AC447" w:rsidR="008F7AEE" w:rsidRDefault="00F941F2" w:rsidP="00AB22F1">
      <w:pPr>
        <w:keepNext/>
        <w:keepLines/>
      </w:pPr>
      <w:r w:rsidRPr="00320995">
        <w:t>A small projector inside the right arm of the glasses sends out</w:t>
      </w:r>
      <w:r w:rsidR="008F7AEE" w:rsidRPr="00320995">
        <w:t xml:space="preserve"> light</w:t>
      </w:r>
      <w:r w:rsidRPr="00320995">
        <w:t xml:space="preserve">, which reflects off </w:t>
      </w:r>
      <w:r w:rsidR="00A078D6" w:rsidRPr="00320995">
        <w:t>the</w:t>
      </w:r>
      <w:r w:rsidRPr="00320995">
        <w:t xml:space="preserve"> holographic coating applied to the right lens. This </w:t>
      </w:r>
      <w:r w:rsidR="00A078D6" w:rsidRPr="00320995">
        <w:t xml:space="preserve">coating acts like a mirror and </w:t>
      </w:r>
      <w:r w:rsidR="0088461D" w:rsidRPr="00320995">
        <w:t>reflect</w:t>
      </w:r>
      <w:r w:rsidR="00A078D6" w:rsidRPr="00320995">
        <w:t xml:space="preserve">s </w:t>
      </w:r>
      <w:r w:rsidRPr="00320995">
        <w:t xml:space="preserve">light </w:t>
      </w:r>
      <w:r w:rsidR="00D3708A">
        <w:t>onto</w:t>
      </w:r>
      <w:r w:rsidRPr="00320995">
        <w:t xml:space="preserve"> the fovea, the part of the </w:t>
      </w:r>
      <w:r w:rsidR="001807E6" w:rsidRPr="00320995">
        <w:t>eye</w:t>
      </w:r>
      <w:r w:rsidRPr="00320995">
        <w:t xml:space="preserve"> where your vision is best</w:t>
      </w:r>
      <w:sdt>
        <w:sdtPr>
          <w:id w:val="-1285579682"/>
          <w:citation/>
        </w:sdtPr>
        <w:sdtContent>
          <w:r w:rsidR="00D367D4">
            <w:fldChar w:fldCharType="begin"/>
          </w:r>
          <w:r w:rsidR="00D367D4">
            <w:instrText xml:space="preserve"> CITATION LiT19 \l 1033 </w:instrText>
          </w:r>
          <w:r w:rsidR="00D367D4">
            <w:fldChar w:fldCharType="separate"/>
          </w:r>
          <w:r w:rsidR="00BC1624">
            <w:rPr>
              <w:noProof/>
            </w:rPr>
            <w:t xml:space="preserve"> [50]</w:t>
          </w:r>
          <w:r w:rsidR="00D367D4">
            <w:fldChar w:fldCharType="end"/>
          </w:r>
        </w:sdtContent>
      </w:sdt>
      <w:r w:rsidRPr="00320995">
        <w:t>.</w:t>
      </w:r>
      <w:r w:rsidR="0088461D" w:rsidRPr="00320995">
        <w:t xml:space="preserve"> </w:t>
      </w:r>
      <w:r w:rsidR="00DD2861" w:rsidRPr="00320995">
        <w:t>This process is called laser beam scanning</w:t>
      </w:r>
      <w:sdt>
        <w:sdtPr>
          <w:id w:val="372884918"/>
          <w:citation/>
        </w:sdtPr>
        <w:sdtContent>
          <w:r w:rsidR="00D46B1C">
            <w:fldChar w:fldCharType="begin"/>
          </w:r>
          <w:r w:rsidR="00D46B1C">
            <w:instrText xml:space="preserve"> CITATION Gut18 \l 1033 </w:instrText>
          </w:r>
          <w:r w:rsidR="00D46B1C">
            <w:fldChar w:fldCharType="separate"/>
          </w:r>
          <w:r w:rsidR="00BC1624">
            <w:rPr>
              <w:noProof/>
            </w:rPr>
            <w:t xml:space="preserve"> [51]</w:t>
          </w:r>
          <w:r w:rsidR="00D46B1C">
            <w:fldChar w:fldCharType="end"/>
          </w:r>
        </w:sdtContent>
      </w:sdt>
      <w:r w:rsidR="00DD2861" w:rsidRPr="00320995">
        <w:t xml:space="preserve">. </w:t>
      </w:r>
      <w:r w:rsidR="0088461D" w:rsidRPr="00320995">
        <w:t>The result</w:t>
      </w:r>
      <w:r w:rsidR="00707363" w:rsidRPr="00320995">
        <w:t>ing image</w:t>
      </w:r>
      <w:r w:rsidR="0088461D" w:rsidRPr="00320995">
        <w:t xml:space="preserve"> is clear</w:t>
      </w:r>
      <w:r w:rsidR="00DD2861" w:rsidRPr="00320995">
        <w:t>, colorful</w:t>
      </w:r>
      <w:r w:rsidR="00707363" w:rsidRPr="00320995">
        <w:t xml:space="preserve">, and appears to </w:t>
      </w:r>
      <w:r w:rsidR="0088461D" w:rsidRPr="00320995">
        <w:t>float</w:t>
      </w:r>
      <w:r w:rsidR="00707363" w:rsidRPr="00320995">
        <w:t xml:space="preserve"> in the air </w:t>
      </w:r>
      <w:r w:rsidR="0088461D" w:rsidRPr="00320995">
        <w:t>a</w:t>
      </w:r>
      <w:r w:rsidR="00707363" w:rsidRPr="00320995">
        <w:t>t arm’s length.</w:t>
      </w:r>
      <w:r w:rsidR="00DD2861" w:rsidRPr="00320995">
        <w:t xml:space="preserve"> The images are see</w:t>
      </w:r>
      <w:r w:rsidR="00801486" w:rsidRPr="00320995">
        <w:t>-</w:t>
      </w:r>
      <w:r w:rsidR="00DD2861" w:rsidRPr="00320995">
        <w:t>through and fade away after a few seconds.</w:t>
      </w:r>
      <w:r w:rsidR="000D0B75" w:rsidRPr="00320995">
        <w:t xml:space="preserve"> </w:t>
      </w:r>
      <w:r w:rsidR="00A2259C">
        <w:t xml:space="preserve">By freeing the display from a </w:t>
      </w:r>
      <w:r w:rsidR="00D46B1C">
        <w:t>screen</w:t>
      </w:r>
      <w:r w:rsidR="00A2259C">
        <w:t>, we’re no longer</w:t>
      </w:r>
      <w:r w:rsidR="00D46B1C">
        <w:t xml:space="preserve"> limited to a solid</w:t>
      </w:r>
      <w:r w:rsidR="00A2259C">
        <w:t>,</w:t>
      </w:r>
      <w:r w:rsidR="00D46B1C">
        <w:t xml:space="preserve"> opaque background. </w:t>
      </w:r>
      <w:r w:rsidR="000D0B75" w:rsidRPr="00320995">
        <w:t>Brightness, volume, and notification settings are adjustable.</w:t>
      </w:r>
    </w:p>
    <w:p w14:paraId="386128CC" w14:textId="77777777" w:rsidR="00A85CEC" w:rsidRDefault="00A85CEC" w:rsidP="00AB22F1">
      <w:pPr>
        <w:keepNext/>
        <w:keepLines/>
      </w:pPr>
    </w:p>
    <w:p w14:paraId="611C59FA" w14:textId="77777777" w:rsidR="00AB22F1" w:rsidRDefault="00AB22F1" w:rsidP="00AB22F1">
      <w:pPr>
        <w:keepNext/>
        <w:keepLines/>
        <w:sectPr w:rsidR="00AB22F1">
          <w:footerReference w:type="default" r:id="rId15"/>
          <w:pgSz w:w="12240" w:h="15840"/>
          <w:pgMar w:top="1440" w:right="1440" w:bottom="1440" w:left="1440" w:header="720" w:footer="720" w:gutter="0"/>
          <w:pgNumType w:start="1"/>
          <w:cols w:space="720"/>
          <w:titlePg/>
        </w:sectPr>
      </w:pPr>
    </w:p>
    <w:p w14:paraId="299CCD54" w14:textId="77777777" w:rsidR="00AB22F1" w:rsidRDefault="00AB22F1" w:rsidP="00AB22F1">
      <w:pPr>
        <w:tabs>
          <w:tab w:val="left" w:pos="9000"/>
        </w:tabs>
      </w:pPr>
      <w:r>
        <w:rPr>
          <w:noProof/>
        </w:rPr>
        <w:drawing>
          <wp:inline distT="0" distB="0" distL="0" distR="0" wp14:anchorId="624C3C8F" wp14:editId="382445AA">
            <wp:extent cx="3036013" cy="1839123"/>
            <wp:effectExtent l="0" t="0" r="0" b="2540"/>
            <wp:docPr id="3" name="Picture 3"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8 at 7.45.0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36" cy="1869486"/>
                    </a:xfrm>
                    <a:prstGeom prst="rect">
                      <a:avLst/>
                    </a:prstGeom>
                  </pic:spPr>
                </pic:pic>
              </a:graphicData>
            </a:graphic>
          </wp:inline>
        </w:drawing>
      </w:r>
    </w:p>
    <w:p w14:paraId="0C86643A" w14:textId="4C77C3BB" w:rsidR="008F7AEE" w:rsidRPr="006B761B" w:rsidRDefault="00AB22F1" w:rsidP="00AB22F1">
      <w:pPr>
        <w:tabs>
          <w:tab w:val="left" w:pos="9000"/>
        </w:tabs>
      </w:pPr>
      <w:r w:rsidRPr="00320995">
        <w:rPr>
          <w:noProof/>
        </w:rPr>
        <w:drawing>
          <wp:inline distT="0" distB="0" distL="0" distR="0" wp14:anchorId="292CAF48" wp14:editId="34846256">
            <wp:extent cx="2738063" cy="1836092"/>
            <wp:effectExtent l="0" t="0" r="5715" b="5715"/>
            <wp:docPr id="25" name="Picture 25" descr="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5695" cy="1868033"/>
                    </a:xfrm>
                    <a:prstGeom prst="rect">
                      <a:avLst/>
                    </a:prstGeom>
                  </pic:spPr>
                </pic:pic>
              </a:graphicData>
            </a:graphic>
          </wp:inline>
        </w:drawing>
      </w:r>
    </w:p>
    <w:p w14:paraId="0AE797AE" w14:textId="77777777" w:rsidR="00AB22F1" w:rsidRDefault="00AB22F1" w:rsidP="00980B5C">
      <w:pPr>
        <w:pStyle w:val="Caption"/>
        <w:sectPr w:rsidR="00AB22F1" w:rsidSect="00AB22F1">
          <w:type w:val="continuous"/>
          <w:pgSz w:w="12240" w:h="15840"/>
          <w:pgMar w:top="1440" w:right="1440" w:bottom="1440" w:left="1440" w:header="720" w:footer="720" w:gutter="0"/>
          <w:pgNumType w:start="1"/>
          <w:cols w:num="2" w:space="720"/>
          <w:titlePg/>
        </w:sectPr>
      </w:pPr>
    </w:p>
    <w:p w14:paraId="1ABFCAFB" w14:textId="71F64BF8" w:rsidR="008F7AEE" w:rsidRPr="006B761B" w:rsidRDefault="008F7AEE" w:rsidP="00980B5C">
      <w:pPr>
        <w:pStyle w:val="Caption"/>
      </w:pPr>
      <w:r w:rsidRPr="006B761B">
        <w:t xml:space="preserve">Figure </w:t>
      </w:r>
      <w:r w:rsidRPr="00320995">
        <w:fldChar w:fldCharType="begin"/>
      </w:r>
      <w:r w:rsidRPr="006B761B">
        <w:instrText xml:space="preserve"> SEQ Figure \* ARABIC </w:instrText>
      </w:r>
      <w:r w:rsidRPr="00320995">
        <w:fldChar w:fldCharType="separate"/>
      </w:r>
      <w:r w:rsidR="00586C27" w:rsidRPr="006B761B">
        <w:rPr>
          <w:noProof/>
        </w:rPr>
        <w:t>7</w:t>
      </w:r>
      <w:r w:rsidRPr="00320995">
        <w:fldChar w:fldCharType="end"/>
      </w:r>
      <w:r w:rsidRPr="006B761B">
        <w:t>:</w:t>
      </w:r>
      <w:r w:rsidR="00A357E5" w:rsidRPr="006B761B">
        <w:t xml:space="preserve"> </w:t>
      </w:r>
      <w:r w:rsidR="00801486" w:rsidRPr="006B761B">
        <w:t>Focals Smart Glasses</w:t>
      </w:r>
      <w:r w:rsidR="00A357E5" w:rsidRPr="006B761B">
        <w:t xml:space="preserve"> </w:t>
      </w:r>
      <w:r w:rsidR="00A85CEC">
        <w:t>Display (Left)</w:t>
      </w:r>
      <w:sdt>
        <w:sdtPr>
          <w:id w:val="-1857494938"/>
          <w:citation/>
        </w:sdtPr>
        <w:sdtContent>
          <w:r w:rsidR="00A85CEC">
            <w:fldChar w:fldCharType="begin"/>
          </w:r>
          <w:r w:rsidR="00A85CEC">
            <w:instrText xml:space="preserve"> CITATION Nor193 \l 1033 </w:instrText>
          </w:r>
          <w:r w:rsidR="00A85CEC">
            <w:fldChar w:fldCharType="separate"/>
          </w:r>
          <w:r w:rsidR="00BC1624">
            <w:rPr>
              <w:noProof/>
            </w:rPr>
            <w:t xml:space="preserve"> </w:t>
          </w:r>
          <w:r w:rsidR="00BC1624" w:rsidRPr="00BC1624">
            <w:rPr>
              <w:noProof/>
            </w:rPr>
            <w:t>[52]</w:t>
          </w:r>
          <w:r w:rsidR="00A85CEC">
            <w:fldChar w:fldCharType="end"/>
          </w:r>
        </w:sdtContent>
      </w:sdt>
      <w:r w:rsidR="00A85CEC">
        <w:t xml:space="preserve"> and </w:t>
      </w:r>
      <w:r w:rsidR="00A357E5" w:rsidRPr="006B761B">
        <w:t>with projector built</w:t>
      </w:r>
      <w:r w:rsidR="00801486" w:rsidRPr="006B761B">
        <w:t>-i</w:t>
      </w:r>
      <w:r w:rsidR="00A357E5" w:rsidRPr="006B761B">
        <w:t>n to right arm</w:t>
      </w:r>
      <w:r w:rsidR="00A85CEC">
        <w:t xml:space="preserve"> (Right)</w:t>
      </w:r>
      <w:sdt>
        <w:sdtPr>
          <w:id w:val="1437173988"/>
          <w:citation/>
        </w:sdtPr>
        <w:sdtContent>
          <w:r w:rsidR="00D367D4">
            <w:fldChar w:fldCharType="begin"/>
          </w:r>
          <w:r w:rsidR="00D367D4">
            <w:instrText xml:space="preserve"> CITATION LiT19 \l 1033 </w:instrText>
          </w:r>
          <w:r w:rsidR="00D367D4">
            <w:fldChar w:fldCharType="separate"/>
          </w:r>
          <w:r w:rsidR="00BC1624">
            <w:rPr>
              <w:noProof/>
            </w:rPr>
            <w:t xml:space="preserve"> </w:t>
          </w:r>
          <w:r w:rsidR="00BC1624" w:rsidRPr="00BC1624">
            <w:rPr>
              <w:noProof/>
            </w:rPr>
            <w:t>[50]</w:t>
          </w:r>
          <w:r w:rsidR="00D367D4">
            <w:fldChar w:fldCharType="end"/>
          </w:r>
        </w:sdtContent>
      </w:sdt>
    </w:p>
    <w:p w14:paraId="2F132530" w14:textId="77777777" w:rsidR="008F7AEE" w:rsidRPr="00320995" w:rsidRDefault="008F7AEE"/>
    <w:p w14:paraId="23184374" w14:textId="4409DCEE" w:rsidR="009339F4" w:rsidRPr="006B761B" w:rsidRDefault="009339F4" w:rsidP="00135DBD">
      <w:pPr>
        <w:pStyle w:val="Heading3"/>
      </w:pPr>
      <w:r w:rsidRPr="006B761B">
        <w:t>Hardware</w:t>
      </w:r>
    </w:p>
    <w:p w14:paraId="496D5F84" w14:textId="77777777" w:rsidR="0096062E" w:rsidRPr="006B761B" w:rsidRDefault="0096062E"/>
    <w:p w14:paraId="0ABDB069" w14:textId="6FC00D2F" w:rsidR="00AC2E9C" w:rsidRPr="00320995" w:rsidRDefault="009339F4">
      <w:r w:rsidRPr="00320995">
        <w:t>Focals contain a</w:t>
      </w:r>
      <w:r w:rsidR="005931A2">
        <w:t>n advanced</w:t>
      </w:r>
      <w:r w:rsidRPr="00320995">
        <w:t xml:space="preserve"> Qualcomm APQ8009w processor and a 700 </w:t>
      </w:r>
      <w:proofErr w:type="spellStart"/>
      <w:r w:rsidRPr="00320995">
        <w:t>mAh</w:t>
      </w:r>
      <w:proofErr w:type="spellEnd"/>
      <w:r w:rsidRPr="00320995">
        <w:t xml:space="preserve"> battery, which last</w:t>
      </w:r>
      <w:r w:rsidR="005931A2">
        <w:t>s</w:t>
      </w:r>
      <w:r w:rsidRPr="00320995">
        <w:t xml:space="preserve"> up to 18 hours. </w:t>
      </w:r>
      <w:r w:rsidR="0088461D" w:rsidRPr="00320995">
        <w:t xml:space="preserve">The right arm </w:t>
      </w:r>
      <w:r w:rsidR="001E43A9">
        <w:t xml:space="preserve">of the glasses </w:t>
      </w:r>
      <w:r w:rsidR="0088461D" w:rsidRPr="00320995">
        <w:t xml:space="preserve">also contains a speaker to provide notifications and </w:t>
      </w:r>
      <w:r w:rsidR="00B05269" w:rsidRPr="00320995">
        <w:t xml:space="preserve">a microphone </w:t>
      </w:r>
      <w:r w:rsidR="0088461D" w:rsidRPr="00320995">
        <w:t>to contact the digital assistant Alexa.</w:t>
      </w:r>
      <w:r w:rsidR="00B05269" w:rsidRPr="00320995">
        <w:t xml:space="preserve"> Focals contain several sensors, including a motion-tracking sensor, an ambient light sensor, and a proximity sensor.</w:t>
      </w:r>
    </w:p>
    <w:p w14:paraId="6BD719F0" w14:textId="0339DF0C" w:rsidR="0088461D" w:rsidRPr="00320995" w:rsidRDefault="0088461D"/>
    <w:p w14:paraId="184CC2D3" w14:textId="191ADBFC" w:rsidR="00AC2E9C" w:rsidRPr="006B761B" w:rsidRDefault="00B005DA" w:rsidP="00135DBD">
      <w:pPr>
        <w:pStyle w:val="Heading3"/>
      </w:pPr>
      <w:r w:rsidRPr="006B761B">
        <w:t>Loop Companion Ring</w:t>
      </w:r>
    </w:p>
    <w:p w14:paraId="60463EDB" w14:textId="77777777" w:rsidR="00B005DA" w:rsidRPr="006B761B" w:rsidRDefault="00B005DA"/>
    <w:p w14:paraId="36760CFE" w14:textId="329E26BC" w:rsidR="00B005DA" w:rsidRPr="006B761B" w:rsidRDefault="00B005DA">
      <w:r w:rsidRPr="006B761B">
        <w:t xml:space="preserve">The Loop </w:t>
      </w:r>
      <w:r w:rsidR="005A2F93" w:rsidRPr="006B761B">
        <w:t xml:space="preserve">is a polycarbonate </w:t>
      </w:r>
      <w:r w:rsidRPr="006B761B">
        <w:t xml:space="preserve">ring </w:t>
      </w:r>
      <w:r w:rsidR="00D46B1C">
        <w:t>that operates</w:t>
      </w:r>
      <w:r w:rsidRPr="006B761B">
        <w:t xml:space="preserve"> Focals smart glasses. </w:t>
      </w:r>
      <w:r w:rsidR="00D46B1C">
        <w:t xml:space="preserve">By pressing or moving the </w:t>
      </w:r>
      <w:r w:rsidR="005A2F93" w:rsidRPr="006B761B">
        <w:t xml:space="preserve">tiny joystick </w:t>
      </w:r>
      <w:r w:rsidR="00D46B1C">
        <w:t xml:space="preserve">component </w:t>
      </w:r>
      <w:r w:rsidR="005A2F93" w:rsidRPr="006B761B">
        <w:t xml:space="preserve">in </w:t>
      </w:r>
      <w:r w:rsidR="001E43A9">
        <w:t xml:space="preserve">one of </w:t>
      </w:r>
      <w:r w:rsidR="005A2F93" w:rsidRPr="006B761B">
        <w:t xml:space="preserve">four directions, you </w:t>
      </w:r>
      <w:r w:rsidR="00D46B1C">
        <w:t>can</w:t>
      </w:r>
      <w:r w:rsidR="005A2F93" w:rsidRPr="006B761B">
        <w:t xml:space="preserve"> scroll through apps</w:t>
      </w:r>
      <w:r w:rsidR="00D46B1C">
        <w:t xml:space="preserve"> or reply to text messages</w:t>
      </w:r>
      <w:r w:rsidR="005A2F93" w:rsidRPr="006B761B">
        <w:t>.</w:t>
      </w:r>
      <w:r w:rsidR="009B4323" w:rsidRPr="006B761B">
        <w:t xml:space="preserve"> By </w:t>
      </w:r>
      <w:r w:rsidR="001E43A9">
        <w:t xml:space="preserve">placing </w:t>
      </w:r>
      <w:r w:rsidR="009B4323" w:rsidRPr="006B761B">
        <w:t xml:space="preserve">hardware in the Loop, the glasses remain lightweight and </w:t>
      </w:r>
      <w:r w:rsidR="00947D52">
        <w:t xml:space="preserve">can be operated </w:t>
      </w:r>
      <w:r w:rsidR="009B4323" w:rsidRPr="006B761B">
        <w:t>discretely.</w:t>
      </w:r>
    </w:p>
    <w:p w14:paraId="43059A02" w14:textId="77777777" w:rsidR="00385B84" w:rsidRPr="006B761B" w:rsidRDefault="00385B84"/>
    <w:p w14:paraId="3E967B76" w14:textId="39DA92FE" w:rsidR="001807E6" w:rsidRPr="006B761B" w:rsidRDefault="003E576C" w:rsidP="00B1655E">
      <w:pPr>
        <w:pStyle w:val="Heading3"/>
        <w:keepNext/>
        <w:keepLines/>
      </w:pPr>
      <w:r w:rsidRPr="006B761B">
        <w:lastRenderedPageBreak/>
        <w:t>App Integration</w:t>
      </w:r>
    </w:p>
    <w:p w14:paraId="1145E0A2" w14:textId="40C76FD5" w:rsidR="003E576C" w:rsidRPr="006B761B" w:rsidRDefault="003E576C" w:rsidP="00B1655E">
      <w:pPr>
        <w:keepNext/>
        <w:keepLines/>
      </w:pPr>
    </w:p>
    <w:p w14:paraId="3E1A1512" w14:textId="7840CC7D" w:rsidR="003E576C" w:rsidRDefault="003E576C" w:rsidP="00B1655E">
      <w:pPr>
        <w:keepNext/>
        <w:keepLines/>
      </w:pPr>
      <w:r w:rsidRPr="006B761B">
        <w:t xml:space="preserve">Focals smart glasses and the Loop ring both connect to </w:t>
      </w:r>
      <w:r w:rsidR="00B74EC7" w:rsidRPr="006B761B">
        <w:t xml:space="preserve">smartphones via Bluetooth. Access through the app allows the user to access a variety of features, including digital assistant Alexa, texts, email, walking directions (driving with AR glasses is illegal), Spotify music, Uber ridesharing, calendar, weather, voice-to-text, Google Fit activity tracking, screen time tracking, Google Slides, Slack, Microsoft OneNote, reminders, to-do lists, </w:t>
      </w:r>
      <w:r w:rsidR="000D0B75" w:rsidRPr="006B761B">
        <w:t>language flashcards, Evernote, travel updates, and more.</w:t>
      </w:r>
    </w:p>
    <w:p w14:paraId="68F1E193" w14:textId="77777777" w:rsidR="001E43A9" w:rsidRPr="006B761B" w:rsidRDefault="001E43A9" w:rsidP="00B1655E">
      <w:pPr>
        <w:keepNext/>
        <w:keepLines/>
      </w:pPr>
    </w:p>
    <w:p w14:paraId="2D969584" w14:textId="666FD66B" w:rsidR="00586C27" w:rsidRPr="006B761B" w:rsidRDefault="000B4206">
      <w:r w:rsidRPr="00320995">
        <w:rPr>
          <w:noProof/>
        </w:rPr>
        <mc:AlternateContent>
          <mc:Choice Requires="wps">
            <w:drawing>
              <wp:anchor distT="0" distB="0" distL="114300" distR="114300" simplePos="0" relativeHeight="251663871" behindDoc="0" locked="0" layoutInCell="1" allowOverlap="1" wp14:anchorId="0CBA85A7" wp14:editId="3E314A38">
                <wp:simplePos x="0" y="0"/>
                <wp:positionH relativeFrom="column">
                  <wp:posOffset>2769758</wp:posOffset>
                </wp:positionH>
                <wp:positionV relativeFrom="paragraph">
                  <wp:posOffset>62865</wp:posOffset>
                </wp:positionV>
                <wp:extent cx="2474259" cy="4762126"/>
                <wp:effectExtent l="0" t="0" r="15240" b="13335"/>
                <wp:wrapNone/>
                <wp:docPr id="13" name="Text Box 13"/>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3F5AC5A5" w14:textId="77777777" w:rsidR="00312DD7" w:rsidRDefault="00312DD7" w:rsidP="00B0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85A7" id="Text Box 13" o:spid="_x0000_s1027" type="#_x0000_t202" style="position:absolute;margin-left:218.1pt;margin-top:4.95pt;width:194.8pt;height:374.95pt;z-index:25166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" filled="f" strokeweight=".5pt">
                <v:textbox>
                  <w:txbxContent>
                    <w:p w14:paraId="3F5AC5A5" w14:textId="77777777" w:rsidR="00312DD7" w:rsidRDefault="00312DD7" w:rsidP="00B07A2D"/>
                  </w:txbxContent>
                </v:textbox>
              </v:shape>
            </w:pict>
          </mc:Fallback>
        </mc:AlternateContent>
      </w:r>
      <w:r w:rsidRPr="00320995">
        <w:rPr>
          <w:noProof/>
        </w:rPr>
        <mc:AlternateContent>
          <mc:Choice Requires="wps">
            <w:drawing>
              <wp:anchor distT="0" distB="0" distL="114300" distR="114300" simplePos="0" relativeHeight="251664384" behindDoc="0" locked="0" layoutInCell="1" allowOverlap="1" wp14:anchorId="66C180CD" wp14:editId="6CAAD67A">
                <wp:simplePos x="0" y="0"/>
                <wp:positionH relativeFrom="column">
                  <wp:posOffset>0</wp:posOffset>
                </wp:positionH>
                <wp:positionV relativeFrom="paragraph">
                  <wp:posOffset>67721</wp:posOffset>
                </wp:positionV>
                <wp:extent cx="2474259" cy="4762126"/>
                <wp:effectExtent l="0" t="0" r="15240" b="13335"/>
                <wp:wrapNone/>
                <wp:docPr id="11" name="Text Box 11"/>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1607CF21" w14:textId="77777777" w:rsidR="00312DD7" w:rsidRDefault="00312DD7" w:rsidP="00B0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80CD" id="Text Box 11" o:spid="_x0000_s1028" type="#_x0000_t202" style="position:absolute;margin-left:0;margin-top:5.35pt;width:194.8pt;height:37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" filled="f" strokeweight=".5pt">
                <v:textbox>
                  <w:txbxContent>
                    <w:p w14:paraId="1607CF21" w14:textId="77777777" w:rsidR="00312DD7" w:rsidRDefault="00312DD7" w:rsidP="00B07A2D"/>
                  </w:txbxContent>
                </v:textbox>
              </v:shape>
            </w:pict>
          </mc:Fallback>
        </mc:AlternateContent>
      </w:r>
      <w:r w:rsidR="001807E6" w:rsidRPr="00320995">
        <w:rPr>
          <w:noProof/>
        </w:rPr>
        <w:drawing>
          <wp:inline distT="0" distB="0" distL="0" distR="0" wp14:anchorId="7751F763" wp14:editId="326B3048">
            <wp:extent cx="2514600" cy="4769224"/>
            <wp:effectExtent l="0" t="0" r="0" b="6350"/>
            <wp:docPr id="5" name="Picture 5"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84"/>
                    <a:stretch/>
                  </pic:blipFill>
                  <pic:spPr bwMode="auto">
                    <a:xfrm>
                      <a:off x="0" y="0"/>
                      <a:ext cx="2514600" cy="4769224"/>
                    </a:xfrm>
                    <a:prstGeom prst="rect">
                      <a:avLst/>
                    </a:prstGeom>
                    <a:ln>
                      <a:noFill/>
                    </a:ln>
                    <a:extLst>
                      <a:ext uri="{53640926-AAD7-44D8-BBD7-CCE9431645EC}">
                        <a14:shadowObscured xmlns:a14="http://schemas.microsoft.com/office/drawing/2010/main"/>
                      </a:ext>
                    </a:extLst>
                  </pic:spPr>
                </pic:pic>
              </a:graphicData>
            </a:graphic>
          </wp:inline>
        </w:drawing>
      </w:r>
      <w:r w:rsidRPr="006B761B">
        <w:t xml:space="preserve">     </w:t>
      </w:r>
      <w:r w:rsidR="001807E6" w:rsidRPr="006B761B">
        <w:t xml:space="preserve"> </w:t>
      </w:r>
      <w:r w:rsidR="00586C27" w:rsidRPr="00320995">
        <w:rPr>
          <w:noProof/>
        </w:rPr>
        <w:drawing>
          <wp:inline distT="0" distB="0" distL="0" distR="0" wp14:anchorId="35B43BD7" wp14:editId="5E6880A5">
            <wp:extent cx="2501900" cy="4838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1900" cy="4838700"/>
                    </a:xfrm>
                    <a:prstGeom prst="rect">
                      <a:avLst/>
                    </a:prstGeom>
                  </pic:spPr>
                </pic:pic>
              </a:graphicData>
            </a:graphic>
          </wp:inline>
        </w:drawing>
      </w:r>
    </w:p>
    <w:p w14:paraId="73C991EA" w14:textId="2E44598F" w:rsidR="001807E6" w:rsidRPr="00320995" w:rsidRDefault="001807E6" w:rsidP="00980B5C">
      <w:pPr>
        <w:pStyle w:val="Caption"/>
      </w:pPr>
      <w:r w:rsidRPr="00320995">
        <w:t xml:space="preserve">Figure </w:t>
      </w:r>
      <w:fldSimple w:instr=" SEQ Figure \* ARABIC ">
        <w:r w:rsidR="00586C27" w:rsidRPr="00320995">
          <w:rPr>
            <w:noProof/>
          </w:rPr>
          <w:t>11</w:t>
        </w:r>
      </w:fldSimple>
      <w:r w:rsidRPr="00320995">
        <w:t xml:space="preserve">: </w:t>
      </w:r>
      <w:r w:rsidR="000B4206" w:rsidRPr="00320995">
        <w:t xml:space="preserve">Focals App Screenshots </w:t>
      </w:r>
      <w:sdt>
        <w:sdtPr>
          <w:id w:val="1368723360"/>
          <w:citation/>
        </w:sdtPr>
        <w:sdtContent>
          <w:r w:rsidR="00D367D4">
            <w:fldChar w:fldCharType="begin"/>
          </w:r>
          <w:r w:rsidR="00D367D4">
            <w:instrText xml:space="preserve"> CITATION LiT19 \l 1033 </w:instrText>
          </w:r>
          <w:r w:rsidR="00D367D4">
            <w:fldChar w:fldCharType="separate"/>
          </w:r>
          <w:r w:rsidR="00BC1624" w:rsidRPr="00BC1624">
            <w:rPr>
              <w:noProof/>
            </w:rPr>
            <w:t>[50]</w:t>
          </w:r>
          <w:r w:rsidR="00D367D4">
            <w:fldChar w:fldCharType="end"/>
          </w:r>
        </w:sdtContent>
      </w:sdt>
    </w:p>
    <w:p w14:paraId="5A7E849A" w14:textId="77777777" w:rsidR="005741F6" w:rsidRPr="006B761B" w:rsidRDefault="005741F6"/>
    <w:p w14:paraId="06B2314A" w14:textId="007AD2AA" w:rsidR="005741F6" w:rsidRPr="006B761B" w:rsidRDefault="005741F6" w:rsidP="001A4F9D">
      <w:pPr>
        <w:pStyle w:val="Heading2"/>
      </w:pPr>
      <w:r w:rsidRPr="006B761B">
        <w:t>Features and Functionality</w:t>
      </w:r>
    </w:p>
    <w:p w14:paraId="514F8B38" w14:textId="210CC531" w:rsidR="00EF7ECD" w:rsidRDefault="00EF7ECD"/>
    <w:p w14:paraId="01F5A965" w14:textId="0C32F7BE" w:rsidR="00EF7ECD" w:rsidRDefault="00EF7ECD">
      <w:r>
        <w:t>Focals smart glasses are a one-of-a-kind wearable technology</w:t>
      </w:r>
      <w:r w:rsidR="0054356A">
        <w:t xml:space="preserve"> that provide the best of both worlds.</w:t>
      </w:r>
    </w:p>
    <w:p w14:paraId="1A56DC7D" w14:textId="77777777" w:rsidR="0054356A" w:rsidRPr="006B761B" w:rsidRDefault="0054356A"/>
    <w:p w14:paraId="5D9DF6C8" w14:textId="73CDF71B" w:rsidR="0001250E" w:rsidRDefault="0001250E" w:rsidP="0001250E">
      <w:pPr>
        <w:pStyle w:val="Caption"/>
      </w:pPr>
      <w:r>
        <w:lastRenderedPageBreak/>
        <w:t xml:space="preserve">Table </w:t>
      </w:r>
      <w:fldSimple w:instr=" SEQ Table \* ARABIC ">
        <w:r w:rsidR="00710C02">
          <w:rPr>
            <w:noProof/>
          </w:rPr>
          <w:t>3</w:t>
        </w:r>
      </w:fldSimple>
      <w:r>
        <w:t xml:space="preserve">: </w:t>
      </w:r>
      <w:r w:rsidRPr="00D95159">
        <w:t>Features and Functionality of Focals Smart Glasses</w:t>
      </w:r>
    </w:p>
    <w:tbl>
      <w:tblPr>
        <w:tblStyle w:val="TableGrid"/>
        <w:tblW w:w="0" w:type="auto"/>
        <w:tblLook w:val="04A0" w:firstRow="1" w:lastRow="0" w:firstColumn="1" w:lastColumn="0" w:noHBand="0" w:noVBand="1"/>
      </w:tblPr>
      <w:tblGrid>
        <w:gridCol w:w="1975"/>
        <w:gridCol w:w="7375"/>
      </w:tblGrid>
      <w:tr w:rsidR="00B72BD5" w:rsidRPr="006B761B" w14:paraId="12CBDBCC" w14:textId="77777777" w:rsidTr="00320995">
        <w:tc>
          <w:tcPr>
            <w:tcW w:w="1975" w:type="dxa"/>
            <w:tcBorders>
              <w:right w:val="single" w:sz="4" w:space="0" w:color="C4CCCD" w:themeColor="accent6" w:themeTint="66"/>
            </w:tcBorders>
            <w:shd w:val="clear" w:color="auto" w:fill="DEE2EB" w:themeFill="accent3" w:themeFillTint="33"/>
          </w:tcPr>
          <w:p w14:paraId="0AF49FDB" w14:textId="60450F28" w:rsidR="00B72BD5" w:rsidRPr="006B761B" w:rsidRDefault="00771C24" w:rsidP="001E43A9">
            <w:pPr>
              <w:keepNext/>
              <w:keepLines/>
            </w:pPr>
            <w:r w:rsidRPr="006B761B">
              <w:t>Feature</w:t>
            </w:r>
          </w:p>
        </w:tc>
        <w:tc>
          <w:tcPr>
            <w:tcW w:w="7375" w:type="dxa"/>
            <w:tcBorders>
              <w:left w:val="single" w:sz="4" w:space="0" w:color="C4CCCD" w:themeColor="accent6" w:themeTint="66"/>
            </w:tcBorders>
            <w:shd w:val="clear" w:color="auto" w:fill="DEE2EB" w:themeFill="accent3" w:themeFillTint="33"/>
          </w:tcPr>
          <w:p w14:paraId="65A55572" w14:textId="7263DEF8" w:rsidR="00B72BD5" w:rsidRPr="006B761B" w:rsidRDefault="00771C24">
            <w:r w:rsidRPr="006B761B">
              <w:t>Functionality</w:t>
            </w:r>
          </w:p>
        </w:tc>
      </w:tr>
      <w:tr w:rsidR="00B72BD5" w:rsidRPr="006B761B" w14:paraId="1C565419" w14:textId="77777777" w:rsidTr="00320995">
        <w:tc>
          <w:tcPr>
            <w:tcW w:w="1975" w:type="dxa"/>
            <w:tcBorders>
              <w:right w:val="single" w:sz="4" w:space="0" w:color="C4CCCD" w:themeColor="accent6" w:themeTint="66"/>
            </w:tcBorders>
          </w:tcPr>
          <w:p w14:paraId="31BBCB5F" w14:textId="4073F349" w:rsidR="00B72BD5" w:rsidRPr="006B761B" w:rsidRDefault="00D94D30" w:rsidP="001E43A9">
            <w:pPr>
              <w:keepNext/>
              <w:keepLines/>
            </w:pPr>
            <w:r w:rsidRPr="006B761B">
              <w:t>Materials</w:t>
            </w:r>
          </w:p>
        </w:tc>
        <w:tc>
          <w:tcPr>
            <w:tcW w:w="7375" w:type="dxa"/>
            <w:tcBorders>
              <w:left w:val="single" w:sz="4" w:space="0" w:color="C4CCCD" w:themeColor="accent6" w:themeTint="66"/>
            </w:tcBorders>
          </w:tcPr>
          <w:p w14:paraId="05FAAE92" w14:textId="3DBD0FA6" w:rsidR="00D94D30" w:rsidRPr="00320995" w:rsidRDefault="00D94D30" w:rsidP="00977094">
            <w:pPr>
              <w:pStyle w:val="ListParagraph"/>
              <w:numPr>
                <w:ilvl w:val="0"/>
                <w:numId w:val="48"/>
              </w:numPr>
              <w:ind w:left="433"/>
            </w:pPr>
            <w:r w:rsidRPr="00320995">
              <w:t>Focals use materials common to traditional eyeglasses, resulting in a socially acceptable</w:t>
            </w:r>
            <w:r w:rsidR="00771C24" w:rsidRPr="00320995">
              <w:t xml:space="preserve"> product</w:t>
            </w:r>
            <w:r w:rsidR="0087508C" w:rsidRPr="00320995">
              <w:t>.</w:t>
            </w:r>
          </w:p>
          <w:p w14:paraId="0C75C013" w14:textId="4B94EC98" w:rsidR="00771C24" w:rsidRPr="00320995" w:rsidRDefault="00771C24" w:rsidP="00977094">
            <w:pPr>
              <w:pStyle w:val="ListParagraph"/>
              <w:numPr>
                <w:ilvl w:val="0"/>
                <w:numId w:val="48"/>
              </w:numPr>
              <w:ind w:left="433"/>
            </w:pPr>
            <w:r w:rsidRPr="00320995">
              <w:t>Premium accents</w:t>
            </w:r>
            <w:r w:rsidR="00D94D30" w:rsidRPr="00320995">
              <w:t xml:space="preserve"> </w:t>
            </w:r>
            <w:r w:rsidR="0054356A">
              <w:t>are needed for a higher-priced product</w:t>
            </w:r>
            <w:r w:rsidR="0087508C" w:rsidRPr="00320995">
              <w:t>.</w:t>
            </w:r>
          </w:p>
        </w:tc>
      </w:tr>
      <w:tr w:rsidR="00B72BD5" w:rsidRPr="006B761B" w14:paraId="232FC662" w14:textId="77777777" w:rsidTr="00320995">
        <w:tc>
          <w:tcPr>
            <w:tcW w:w="1975" w:type="dxa"/>
            <w:tcBorders>
              <w:right w:val="single" w:sz="4" w:space="0" w:color="C4CCCD" w:themeColor="accent6" w:themeTint="66"/>
            </w:tcBorders>
          </w:tcPr>
          <w:p w14:paraId="36E50997" w14:textId="085F9EA4" w:rsidR="00B72BD5" w:rsidRPr="006B761B" w:rsidRDefault="00D94D30">
            <w:r w:rsidRPr="006B761B">
              <w:t>Display</w:t>
            </w:r>
          </w:p>
        </w:tc>
        <w:tc>
          <w:tcPr>
            <w:tcW w:w="7375" w:type="dxa"/>
            <w:tcBorders>
              <w:left w:val="single" w:sz="4" w:space="0" w:color="C4CCCD" w:themeColor="accent6" w:themeTint="66"/>
            </w:tcBorders>
          </w:tcPr>
          <w:p w14:paraId="5DF4C598" w14:textId="520E9D48" w:rsidR="00B72BD5" w:rsidRPr="00320995" w:rsidRDefault="00D94D30" w:rsidP="00977094">
            <w:pPr>
              <w:pStyle w:val="ListParagraph"/>
              <w:numPr>
                <w:ilvl w:val="0"/>
                <w:numId w:val="48"/>
              </w:numPr>
              <w:ind w:left="433"/>
            </w:pPr>
            <w:r w:rsidRPr="00320995">
              <w:t>Users sees crisp and colorful images that are pleasurable to look at</w:t>
            </w:r>
            <w:r w:rsidR="0087508C" w:rsidRPr="00320995">
              <w:t>.</w:t>
            </w:r>
          </w:p>
          <w:p w14:paraId="4DB4B608" w14:textId="00266A25" w:rsidR="00D94D30" w:rsidRPr="00320995" w:rsidRDefault="00D94D30" w:rsidP="00977094">
            <w:pPr>
              <w:pStyle w:val="ListParagraph"/>
              <w:numPr>
                <w:ilvl w:val="0"/>
                <w:numId w:val="48"/>
              </w:numPr>
              <w:ind w:left="433"/>
            </w:pPr>
            <w:r w:rsidRPr="00320995">
              <w:t xml:space="preserve">See-through display </w:t>
            </w:r>
            <w:r w:rsidR="004546FB" w:rsidRPr="00320995">
              <w:t>offers safe</w:t>
            </w:r>
            <w:r w:rsidR="00E03C83">
              <w:t xml:space="preserve"> and</w:t>
            </w:r>
            <w:r w:rsidR="004546FB" w:rsidRPr="00320995">
              <w:t xml:space="preserve"> unobstructed view, and </w:t>
            </w:r>
            <w:r w:rsidR="0054356A">
              <w:t>gives users</w:t>
            </w:r>
            <w:r w:rsidRPr="00320995">
              <w:t xml:space="preserve"> freedom and </w:t>
            </w:r>
            <w:r w:rsidR="0054356A">
              <w:t xml:space="preserve">the </w:t>
            </w:r>
            <w:r w:rsidRPr="00320995">
              <w:t>ability to move</w:t>
            </w:r>
            <w:r w:rsidR="0054356A">
              <w:t xml:space="preserve"> around</w:t>
            </w:r>
            <w:r w:rsidR="0087508C" w:rsidRPr="00320995">
              <w:t>.</w:t>
            </w:r>
          </w:p>
          <w:p w14:paraId="0BADBCC7" w14:textId="5CC2B0CE" w:rsidR="0087508C" w:rsidRPr="00320995" w:rsidRDefault="0087508C" w:rsidP="00977094">
            <w:pPr>
              <w:pStyle w:val="ListParagraph"/>
              <w:numPr>
                <w:ilvl w:val="0"/>
                <w:numId w:val="48"/>
              </w:numPr>
              <w:ind w:left="433"/>
            </w:pPr>
            <w:r w:rsidRPr="00320995">
              <w:t>Only the user can see images, so information remains private.</w:t>
            </w:r>
          </w:p>
        </w:tc>
      </w:tr>
      <w:tr w:rsidR="00B72BD5" w:rsidRPr="006B761B" w14:paraId="0E0D9DB5" w14:textId="77777777" w:rsidTr="00320995">
        <w:tc>
          <w:tcPr>
            <w:tcW w:w="1975" w:type="dxa"/>
            <w:tcBorders>
              <w:right w:val="single" w:sz="4" w:space="0" w:color="C4CCCD" w:themeColor="accent6" w:themeTint="66"/>
            </w:tcBorders>
          </w:tcPr>
          <w:p w14:paraId="7ADA57E4" w14:textId="25C22CD8" w:rsidR="00B72BD5" w:rsidRPr="006B761B" w:rsidRDefault="004546FB">
            <w:r w:rsidRPr="006B761B">
              <w:t>Hardware</w:t>
            </w:r>
          </w:p>
        </w:tc>
        <w:tc>
          <w:tcPr>
            <w:tcW w:w="7375" w:type="dxa"/>
            <w:tcBorders>
              <w:left w:val="single" w:sz="4" w:space="0" w:color="C4CCCD" w:themeColor="accent6" w:themeTint="66"/>
            </w:tcBorders>
          </w:tcPr>
          <w:p w14:paraId="256AD22C" w14:textId="51742C41" w:rsidR="00B72BD5" w:rsidRPr="00320995" w:rsidRDefault="004546FB" w:rsidP="00977094">
            <w:pPr>
              <w:pStyle w:val="ListParagraph"/>
              <w:numPr>
                <w:ilvl w:val="0"/>
                <w:numId w:val="48"/>
              </w:numPr>
              <w:ind w:left="433"/>
            </w:pPr>
            <w:r w:rsidRPr="00320995">
              <w:t xml:space="preserve">A smartphone-level processor improves </w:t>
            </w:r>
            <w:r w:rsidR="0087508C" w:rsidRPr="00320995">
              <w:t xml:space="preserve">product </w:t>
            </w:r>
            <w:r w:rsidRPr="00320995">
              <w:t>speed</w:t>
            </w:r>
            <w:r w:rsidR="0087508C" w:rsidRPr="00320995">
              <w:t>.</w:t>
            </w:r>
          </w:p>
        </w:tc>
      </w:tr>
      <w:tr w:rsidR="00B72BD5" w:rsidRPr="006B761B" w14:paraId="5C41CD35" w14:textId="77777777" w:rsidTr="00320995">
        <w:tc>
          <w:tcPr>
            <w:tcW w:w="1975" w:type="dxa"/>
            <w:tcBorders>
              <w:right w:val="single" w:sz="4" w:space="0" w:color="C4CCCD" w:themeColor="accent6" w:themeTint="66"/>
            </w:tcBorders>
          </w:tcPr>
          <w:p w14:paraId="3B67D350" w14:textId="008D2136" w:rsidR="00B72BD5" w:rsidRPr="006B761B" w:rsidRDefault="0087508C">
            <w:r w:rsidRPr="006B761B">
              <w:t>Bluetooth</w:t>
            </w:r>
          </w:p>
        </w:tc>
        <w:tc>
          <w:tcPr>
            <w:tcW w:w="7375" w:type="dxa"/>
            <w:tcBorders>
              <w:left w:val="single" w:sz="4" w:space="0" w:color="C4CCCD" w:themeColor="accent6" w:themeTint="66"/>
            </w:tcBorders>
          </w:tcPr>
          <w:p w14:paraId="1922847F" w14:textId="597B1A4B" w:rsidR="00B72BD5" w:rsidRPr="00320995" w:rsidRDefault="0087508C" w:rsidP="00977094">
            <w:pPr>
              <w:pStyle w:val="ListParagraph"/>
              <w:numPr>
                <w:ilvl w:val="0"/>
                <w:numId w:val="48"/>
              </w:numPr>
              <w:ind w:left="433"/>
            </w:pPr>
            <w:r w:rsidRPr="00320995">
              <w:t>Bluetooth connectivity reduces latency and allows for easy pairing with smartphones.</w:t>
            </w:r>
          </w:p>
        </w:tc>
      </w:tr>
      <w:tr w:rsidR="0087508C" w:rsidRPr="006B761B" w14:paraId="0E67D1BB" w14:textId="77777777" w:rsidTr="00320995">
        <w:tc>
          <w:tcPr>
            <w:tcW w:w="1975" w:type="dxa"/>
            <w:tcBorders>
              <w:right w:val="single" w:sz="4" w:space="0" w:color="C4CCCD" w:themeColor="accent6" w:themeTint="66"/>
            </w:tcBorders>
          </w:tcPr>
          <w:p w14:paraId="349B27D5" w14:textId="471A2962" w:rsidR="0087508C" w:rsidRPr="006B761B" w:rsidRDefault="0087508C">
            <w:r w:rsidRPr="006B761B">
              <w:t>Loop Ring</w:t>
            </w:r>
          </w:p>
        </w:tc>
        <w:tc>
          <w:tcPr>
            <w:tcW w:w="7375" w:type="dxa"/>
            <w:tcBorders>
              <w:left w:val="single" w:sz="4" w:space="0" w:color="C4CCCD" w:themeColor="accent6" w:themeTint="66"/>
            </w:tcBorders>
          </w:tcPr>
          <w:p w14:paraId="3E4D18E9" w14:textId="62AC9EAA" w:rsidR="0087508C" w:rsidRPr="00320995" w:rsidRDefault="0087508C" w:rsidP="00977094">
            <w:pPr>
              <w:pStyle w:val="ListParagraph"/>
              <w:numPr>
                <w:ilvl w:val="0"/>
                <w:numId w:val="48"/>
              </w:numPr>
              <w:ind w:left="433"/>
            </w:pPr>
            <w:r w:rsidRPr="00320995">
              <w:t>Allows user to operate glasses discretely.</w:t>
            </w:r>
          </w:p>
          <w:p w14:paraId="72E88A85" w14:textId="134FBD6C" w:rsidR="0087508C" w:rsidRPr="00320995" w:rsidRDefault="0087508C" w:rsidP="00977094">
            <w:pPr>
              <w:pStyle w:val="ListParagraph"/>
              <w:numPr>
                <w:ilvl w:val="0"/>
                <w:numId w:val="48"/>
              </w:numPr>
              <w:ind w:left="433"/>
            </w:pPr>
            <w:r w:rsidRPr="00320995">
              <w:t>Prevents users from awkwardly reaching for face all the time and throwing off alignment.</w:t>
            </w:r>
          </w:p>
          <w:p w14:paraId="3F53D6E4" w14:textId="75228DA8" w:rsidR="0087508C" w:rsidRPr="00320995" w:rsidRDefault="0087508C" w:rsidP="00977094">
            <w:pPr>
              <w:pStyle w:val="ListParagraph"/>
              <w:numPr>
                <w:ilvl w:val="0"/>
                <w:numId w:val="48"/>
              </w:numPr>
              <w:ind w:left="433"/>
            </w:pPr>
            <w:r w:rsidRPr="00320995">
              <w:t>Keeps glasses lightweight and stylish.</w:t>
            </w:r>
          </w:p>
        </w:tc>
      </w:tr>
      <w:tr w:rsidR="0087508C" w:rsidRPr="006B761B" w14:paraId="2E58047B" w14:textId="77777777" w:rsidTr="00320995">
        <w:tc>
          <w:tcPr>
            <w:tcW w:w="1975" w:type="dxa"/>
            <w:tcBorders>
              <w:right w:val="single" w:sz="4" w:space="0" w:color="C4CCCD" w:themeColor="accent6" w:themeTint="66"/>
            </w:tcBorders>
          </w:tcPr>
          <w:p w14:paraId="5B1681B0" w14:textId="77119FCD" w:rsidR="0087508C" w:rsidRPr="006B761B" w:rsidRDefault="0087508C">
            <w:r w:rsidRPr="006B761B">
              <w:t>App Integration</w:t>
            </w:r>
          </w:p>
        </w:tc>
        <w:tc>
          <w:tcPr>
            <w:tcW w:w="7375" w:type="dxa"/>
            <w:tcBorders>
              <w:left w:val="single" w:sz="4" w:space="0" w:color="C4CCCD" w:themeColor="accent6" w:themeTint="66"/>
            </w:tcBorders>
          </w:tcPr>
          <w:p w14:paraId="59C896DA" w14:textId="77777777" w:rsidR="0087508C" w:rsidRPr="00320995" w:rsidRDefault="0087508C" w:rsidP="00977094">
            <w:pPr>
              <w:pStyle w:val="ListParagraph"/>
              <w:numPr>
                <w:ilvl w:val="0"/>
                <w:numId w:val="48"/>
              </w:numPr>
              <w:ind w:left="433"/>
            </w:pPr>
            <w:r w:rsidRPr="00320995">
              <w:t xml:space="preserve">Allows users to leave their cell phones in their pocket and stay connected to their world. </w:t>
            </w:r>
          </w:p>
          <w:p w14:paraId="3C93FE9B" w14:textId="77777777" w:rsidR="0087508C" w:rsidRPr="00320995" w:rsidRDefault="0087508C" w:rsidP="00977094">
            <w:pPr>
              <w:pStyle w:val="ListParagraph"/>
              <w:numPr>
                <w:ilvl w:val="0"/>
                <w:numId w:val="48"/>
              </w:numPr>
              <w:ind w:left="433"/>
            </w:pPr>
            <w:r w:rsidRPr="00320995">
              <w:t>Multiple apps provide consumer with satisfying user experience and increase perceived value.</w:t>
            </w:r>
          </w:p>
          <w:p w14:paraId="097A27DD" w14:textId="5FF3A1FB" w:rsidR="0087508C" w:rsidRPr="00320995" w:rsidRDefault="0087508C" w:rsidP="00977094">
            <w:pPr>
              <w:pStyle w:val="ListParagraph"/>
              <w:numPr>
                <w:ilvl w:val="0"/>
                <w:numId w:val="48"/>
              </w:numPr>
              <w:ind w:left="433"/>
            </w:pPr>
            <w:r w:rsidRPr="00320995">
              <w:t>Digital assistant provides voice-to-text, so that users don’t need a keyboard.</w:t>
            </w:r>
          </w:p>
        </w:tc>
      </w:tr>
    </w:tbl>
    <w:p w14:paraId="1A3A4F4C" w14:textId="77777777" w:rsidR="001D7462" w:rsidRPr="006B761B" w:rsidRDefault="001D7462" w:rsidP="001A4F9D">
      <w:pPr>
        <w:pStyle w:val="Heading1"/>
      </w:pPr>
    </w:p>
    <w:p w14:paraId="3F5E913F" w14:textId="67A38BBD" w:rsidR="005741F6" w:rsidRPr="006B761B" w:rsidRDefault="005741F6" w:rsidP="001A4F9D">
      <w:pPr>
        <w:pStyle w:val="Heading1"/>
      </w:pPr>
      <w:r w:rsidRPr="006B761B">
        <w:t>Benefits of North Focals Smart Glasses</w:t>
      </w:r>
    </w:p>
    <w:p w14:paraId="1E189FDA" w14:textId="77777777" w:rsidR="001D7462" w:rsidRPr="00320995" w:rsidRDefault="001D7462" w:rsidP="00320995"/>
    <w:p w14:paraId="7C621C94" w14:textId="7CF13D05" w:rsidR="008C55BD" w:rsidRPr="006B761B" w:rsidRDefault="005741F6" w:rsidP="001A4F9D">
      <w:pPr>
        <w:pStyle w:val="Heading2"/>
      </w:pPr>
      <w:r w:rsidRPr="006B761B">
        <w:t>Benefits for Customers</w:t>
      </w:r>
    </w:p>
    <w:p w14:paraId="29896FE9" w14:textId="77777777" w:rsidR="001D7462" w:rsidRPr="00320995" w:rsidRDefault="001D7462" w:rsidP="00320995"/>
    <w:p w14:paraId="68D2B22B" w14:textId="53FFCC17" w:rsidR="008C55BD" w:rsidRDefault="001D7462">
      <w:pPr>
        <w:rPr>
          <w:ins w:id="4" w:author="Christina Headley" w:date="2020-01-14T15:49:00Z"/>
        </w:rPr>
      </w:pPr>
      <w:r w:rsidRPr="006B761B">
        <w:t>North Focals provide several benefits to customers that other wearables do not.</w:t>
      </w:r>
    </w:p>
    <w:p w14:paraId="174562F4" w14:textId="77777777" w:rsidR="00710C02" w:rsidRDefault="00710C02">
      <w:pPr>
        <w:rPr>
          <w:ins w:id="5" w:author="Christina Headley" w:date="2020-01-14T15:48:00Z"/>
        </w:rPr>
      </w:pPr>
    </w:p>
    <w:p w14:paraId="35693B7B" w14:textId="3DA74D1F" w:rsidR="00710C02" w:rsidRDefault="00710C02" w:rsidP="00710C02">
      <w:pPr>
        <w:pStyle w:val="Caption"/>
        <w:rPr>
          <w:ins w:id="6" w:author="Christina Headley" w:date="2020-01-14T15:48:00Z"/>
        </w:rPr>
        <w:pPrChange w:id="7" w:author="Christina Headley" w:date="2020-01-14T15:48:00Z">
          <w:pPr/>
        </w:pPrChange>
      </w:pPr>
      <w:ins w:id="8" w:author="Christina Headley" w:date="2020-01-14T15:48:00Z">
        <w:r>
          <w:t xml:space="preserve">Table </w:t>
        </w:r>
        <w:r>
          <w:fldChar w:fldCharType="begin"/>
        </w:r>
        <w:r>
          <w:instrText xml:space="preserve"> SEQ Table \* ARABIC </w:instrText>
        </w:r>
      </w:ins>
      <w:r>
        <w:fldChar w:fldCharType="separate"/>
      </w:r>
      <w:ins w:id="9" w:author="Christina Headley" w:date="2020-01-14T15:49:00Z">
        <w:r>
          <w:rPr>
            <w:noProof/>
          </w:rPr>
          <w:t>4</w:t>
        </w:r>
      </w:ins>
      <w:ins w:id="10" w:author="Christina Headley" w:date="2020-01-14T15:48:00Z">
        <w:r>
          <w:fldChar w:fldCharType="end"/>
        </w:r>
        <w:r>
          <w:t>:</w:t>
        </w:r>
        <w:r w:rsidRPr="0073143F">
          <w:t xml:space="preserve"> Limitations of Current Wearables, and Solutions and Benefits of Focals</w:t>
        </w:r>
      </w:ins>
    </w:p>
    <w:tbl>
      <w:tblPr>
        <w:tblStyle w:val="TableGrid"/>
        <w:tblW w:w="9360" w:type="dxa"/>
        <w:tblLook w:val="04A0" w:firstRow="1" w:lastRow="0" w:firstColumn="1" w:lastColumn="0" w:noHBand="0" w:noVBand="1"/>
      </w:tblPr>
      <w:tblGrid>
        <w:gridCol w:w="2304"/>
        <w:gridCol w:w="3528"/>
        <w:gridCol w:w="3528"/>
      </w:tblGrid>
      <w:tr w:rsidR="00710C02" w:rsidRPr="00CE6A80" w14:paraId="7783BE1E" w14:textId="77777777" w:rsidTr="00361FC0">
        <w:trPr>
          <w:tblHeader/>
          <w:ins w:id="11" w:author="Christina Headley" w:date="2020-01-14T15:48:00Z"/>
        </w:trPr>
        <w:tc>
          <w:tcPr>
            <w:tcW w:w="2304" w:type="dxa"/>
            <w:tcBorders>
              <w:right w:val="single" w:sz="4" w:space="0" w:color="6F8183" w:themeColor="accent6"/>
            </w:tcBorders>
            <w:shd w:val="clear" w:color="auto" w:fill="DEE2EB" w:themeFill="accent3" w:themeFillTint="33"/>
            <w:vAlign w:val="center"/>
          </w:tcPr>
          <w:p w14:paraId="7CB74219" w14:textId="77777777" w:rsidR="00710C02" w:rsidRPr="00CE6A80" w:rsidRDefault="00710C02" w:rsidP="00361FC0">
            <w:pPr>
              <w:rPr>
                <w:ins w:id="12" w:author="Christina Headley" w:date="2020-01-14T15:48:00Z"/>
                <w:b/>
                <w:bCs/>
              </w:rPr>
            </w:pPr>
            <w:ins w:id="13" w:author="Christina Headley" w:date="2020-01-14T15:48:00Z">
              <w:r w:rsidRPr="00CE6A80">
                <w:rPr>
                  <w:b/>
                  <w:bCs/>
                </w:rPr>
                <w:t>Limitations of Current Wearable Devices</w:t>
              </w:r>
            </w:ins>
          </w:p>
        </w:tc>
        <w:tc>
          <w:tcPr>
            <w:tcW w:w="3528" w:type="dxa"/>
            <w:tcBorders>
              <w:left w:val="single" w:sz="4" w:space="0" w:color="6F8183" w:themeColor="accent6"/>
              <w:right w:val="single" w:sz="4" w:space="0" w:color="6F8183" w:themeColor="accent6"/>
            </w:tcBorders>
            <w:shd w:val="clear" w:color="auto" w:fill="DEE2EB" w:themeFill="accent3" w:themeFillTint="33"/>
            <w:vAlign w:val="center"/>
          </w:tcPr>
          <w:p w14:paraId="1D6FB265" w14:textId="77777777" w:rsidR="00710C02" w:rsidRPr="00CE6A80" w:rsidRDefault="00710C02" w:rsidP="00361FC0">
            <w:pPr>
              <w:ind w:left="104" w:firstLine="180"/>
              <w:rPr>
                <w:ins w:id="14" w:author="Christina Headley" w:date="2020-01-14T15:48:00Z"/>
                <w:b/>
                <w:bCs/>
              </w:rPr>
            </w:pPr>
            <w:ins w:id="15" w:author="Christina Headley" w:date="2020-01-14T15:48:00Z">
              <w:r w:rsidRPr="00CE6A80">
                <w:rPr>
                  <w:b/>
                  <w:bCs/>
                </w:rPr>
                <w:t>Focals Solution</w:t>
              </w:r>
            </w:ins>
          </w:p>
        </w:tc>
        <w:tc>
          <w:tcPr>
            <w:tcW w:w="3528" w:type="dxa"/>
            <w:tcBorders>
              <w:left w:val="single" w:sz="4" w:space="0" w:color="6F8183" w:themeColor="accent6"/>
            </w:tcBorders>
            <w:shd w:val="clear" w:color="auto" w:fill="DEE2EB" w:themeFill="accent3" w:themeFillTint="33"/>
            <w:vAlign w:val="center"/>
          </w:tcPr>
          <w:p w14:paraId="611B832A" w14:textId="77777777" w:rsidR="00710C02" w:rsidRPr="00CE6A80" w:rsidRDefault="00710C02" w:rsidP="00361FC0">
            <w:pPr>
              <w:ind w:left="82" w:firstLine="180"/>
              <w:rPr>
                <w:ins w:id="16" w:author="Christina Headley" w:date="2020-01-14T15:48:00Z"/>
                <w:b/>
                <w:bCs/>
              </w:rPr>
            </w:pPr>
            <w:ins w:id="17" w:author="Christina Headley" w:date="2020-01-14T15:48:00Z">
              <w:r w:rsidRPr="00CE6A80">
                <w:rPr>
                  <w:b/>
                  <w:bCs/>
                </w:rPr>
                <w:t>Benefits Provided</w:t>
              </w:r>
            </w:ins>
          </w:p>
        </w:tc>
      </w:tr>
      <w:tr w:rsidR="00710C02" w:rsidRPr="00A51F28" w14:paraId="35D6750E" w14:textId="77777777" w:rsidTr="00361FC0">
        <w:trPr>
          <w:ins w:id="18" w:author="Christina Headley" w:date="2020-01-14T15:48:00Z"/>
        </w:trPr>
        <w:tc>
          <w:tcPr>
            <w:tcW w:w="2304" w:type="dxa"/>
            <w:tcBorders>
              <w:right w:val="single" w:sz="4" w:space="0" w:color="6F8183" w:themeColor="accent6"/>
            </w:tcBorders>
            <w:shd w:val="clear" w:color="auto" w:fill="DEE2EB" w:themeFill="accent3" w:themeFillTint="33"/>
          </w:tcPr>
          <w:p w14:paraId="14217944" w14:textId="77777777" w:rsidR="00710C02" w:rsidRPr="00A51F28" w:rsidRDefault="00710C02" w:rsidP="00361FC0">
            <w:pPr>
              <w:rPr>
                <w:ins w:id="19" w:author="Christina Headley" w:date="2020-01-14T15:48:00Z"/>
              </w:rPr>
            </w:pPr>
            <w:ins w:id="20" w:author="Christina Headley" w:date="2020-01-14T15:48:00Z">
              <w:r w:rsidRPr="00A51F28">
                <w:t>Need a screen to look at information</w:t>
              </w:r>
            </w:ins>
          </w:p>
        </w:tc>
        <w:tc>
          <w:tcPr>
            <w:tcW w:w="3528" w:type="dxa"/>
            <w:tcBorders>
              <w:left w:val="single" w:sz="4" w:space="0" w:color="6F8183" w:themeColor="accent6"/>
              <w:right w:val="single" w:sz="4" w:space="0" w:color="6F8183" w:themeColor="accent6"/>
            </w:tcBorders>
          </w:tcPr>
          <w:p w14:paraId="6335DCA0" w14:textId="77777777" w:rsidR="00710C02" w:rsidRPr="00A51F28" w:rsidRDefault="00710C02" w:rsidP="00710C02">
            <w:pPr>
              <w:pStyle w:val="ListParagraph"/>
              <w:numPr>
                <w:ilvl w:val="0"/>
                <w:numId w:val="48"/>
              </w:numPr>
              <w:ind w:left="281" w:hanging="281"/>
              <w:rPr>
                <w:ins w:id="21" w:author="Christina Headley" w:date="2020-01-14T15:48:00Z"/>
              </w:rPr>
            </w:pPr>
            <w:ins w:id="22" w:author="Christina Headley" w:date="2020-01-14T15:48:00Z">
              <w:r w:rsidRPr="00A51F28">
                <w:t>Information floats in your view without needing a screen.</w:t>
              </w:r>
            </w:ins>
          </w:p>
          <w:p w14:paraId="245DC570" w14:textId="77777777" w:rsidR="00710C02" w:rsidRPr="00A51F28" w:rsidRDefault="00710C02" w:rsidP="00710C02">
            <w:pPr>
              <w:pStyle w:val="ListParagraph"/>
              <w:numPr>
                <w:ilvl w:val="0"/>
                <w:numId w:val="48"/>
              </w:numPr>
              <w:ind w:left="281" w:hanging="281"/>
              <w:rPr>
                <w:ins w:id="23" w:author="Christina Headley" w:date="2020-01-14T15:48:00Z"/>
              </w:rPr>
            </w:pPr>
            <w:ins w:id="24" w:author="Christina Headley" w:date="2020-01-14T15:48:00Z">
              <w:r w:rsidRPr="00A51F28">
                <w:t>Remain in your world instead of disconnected from it.</w:t>
              </w:r>
            </w:ins>
          </w:p>
          <w:p w14:paraId="3C6C0EF6" w14:textId="77777777" w:rsidR="00710C02" w:rsidRPr="00A51F28" w:rsidRDefault="00710C02" w:rsidP="00710C02">
            <w:pPr>
              <w:pStyle w:val="ListParagraph"/>
              <w:numPr>
                <w:ilvl w:val="0"/>
                <w:numId w:val="48"/>
              </w:numPr>
              <w:ind w:left="281" w:hanging="281"/>
              <w:rPr>
                <w:ins w:id="25" w:author="Christina Headley" w:date="2020-01-14T15:48:00Z"/>
              </w:rPr>
            </w:pPr>
            <w:ins w:id="26" w:author="Christina Headley" w:date="2020-01-14T15:48:00Z">
              <w:r w:rsidRPr="00A51F28">
                <w:t>No need to touch glasses.</w:t>
              </w:r>
            </w:ins>
          </w:p>
        </w:tc>
        <w:tc>
          <w:tcPr>
            <w:tcW w:w="3528" w:type="dxa"/>
            <w:tcBorders>
              <w:left w:val="single" w:sz="4" w:space="0" w:color="6F8183" w:themeColor="accent6"/>
            </w:tcBorders>
          </w:tcPr>
          <w:p w14:paraId="1886D2D4" w14:textId="77777777" w:rsidR="00710C02" w:rsidRPr="00A51F28" w:rsidRDefault="00710C02" w:rsidP="00710C02">
            <w:pPr>
              <w:pStyle w:val="ListParagraph"/>
              <w:numPr>
                <w:ilvl w:val="0"/>
                <w:numId w:val="48"/>
              </w:numPr>
              <w:ind w:left="281" w:hanging="281"/>
              <w:rPr>
                <w:ins w:id="27" w:author="Christina Headley" w:date="2020-01-14T15:48:00Z"/>
              </w:rPr>
            </w:pPr>
            <w:ins w:id="28" w:author="Christina Headley" w:date="2020-01-14T15:48:00Z">
              <w:r w:rsidRPr="00A51F28">
                <w:t>Hands-free use.</w:t>
              </w:r>
            </w:ins>
          </w:p>
          <w:p w14:paraId="0752D23B" w14:textId="77777777" w:rsidR="00710C02" w:rsidRPr="00A51F28" w:rsidRDefault="00710C02" w:rsidP="00710C02">
            <w:pPr>
              <w:pStyle w:val="ListParagraph"/>
              <w:numPr>
                <w:ilvl w:val="0"/>
                <w:numId w:val="48"/>
              </w:numPr>
              <w:ind w:left="281" w:hanging="281"/>
              <w:rPr>
                <w:ins w:id="29" w:author="Christina Headley" w:date="2020-01-14T15:48:00Z"/>
              </w:rPr>
            </w:pPr>
            <w:ins w:id="30" w:author="Christina Headley" w:date="2020-01-14T15:48:00Z">
              <w:r w:rsidRPr="00A51F28">
                <w:t>A new way of interacting with digital data.</w:t>
              </w:r>
            </w:ins>
          </w:p>
          <w:p w14:paraId="0F57D24A" w14:textId="77777777" w:rsidR="00710C02" w:rsidRPr="00A51F28" w:rsidRDefault="00710C02" w:rsidP="00710C02">
            <w:pPr>
              <w:pStyle w:val="ListParagraph"/>
              <w:numPr>
                <w:ilvl w:val="0"/>
                <w:numId w:val="48"/>
              </w:numPr>
              <w:ind w:left="281" w:hanging="281"/>
              <w:rPr>
                <w:ins w:id="31" w:author="Christina Headley" w:date="2020-01-14T15:48:00Z"/>
              </w:rPr>
            </w:pPr>
            <w:ins w:id="32" w:author="Christina Headley" w:date="2020-01-14T15:48:00Z">
              <w:r w:rsidRPr="00A51F28">
                <w:t>Not stuck behind a screen or looking down.</w:t>
              </w:r>
            </w:ins>
          </w:p>
          <w:p w14:paraId="372B24D8" w14:textId="77777777" w:rsidR="00710C02" w:rsidRPr="00A51F28" w:rsidRDefault="00710C02" w:rsidP="00710C02">
            <w:pPr>
              <w:pStyle w:val="ListParagraph"/>
              <w:numPr>
                <w:ilvl w:val="0"/>
                <w:numId w:val="48"/>
              </w:numPr>
              <w:ind w:left="281" w:hanging="281"/>
              <w:rPr>
                <w:ins w:id="33" w:author="Christina Headley" w:date="2020-01-14T15:48:00Z"/>
              </w:rPr>
            </w:pPr>
            <w:ins w:id="34" w:author="Christina Headley" w:date="2020-01-14T15:48:00Z">
              <w:r w:rsidRPr="00A51F28">
                <w:t>Stay engaged in life.</w:t>
              </w:r>
            </w:ins>
          </w:p>
          <w:p w14:paraId="0D3142A5" w14:textId="77777777" w:rsidR="00710C02" w:rsidRPr="00A51F28" w:rsidRDefault="00710C02" w:rsidP="00710C02">
            <w:pPr>
              <w:pStyle w:val="ListParagraph"/>
              <w:numPr>
                <w:ilvl w:val="0"/>
                <w:numId w:val="48"/>
              </w:numPr>
              <w:ind w:left="281" w:hanging="281"/>
              <w:rPr>
                <w:ins w:id="35" w:author="Christina Headley" w:date="2020-01-14T15:48:00Z"/>
              </w:rPr>
            </w:pPr>
            <w:ins w:id="36" w:author="Christina Headley" w:date="2020-01-14T15:48:00Z">
              <w:r w:rsidRPr="00A51F28">
                <w:t>Reduced smartphone use.</w:t>
              </w:r>
            </w:ins>
          </w:p>
        </w:tc>
      </w:tr>
      <w:tr w:rsidR="00710C02" w:rsidRPr="00A51F28" w14:paraId="2473BDC1" w14:textId="77777777" w:rsidTr="00361FC0">
        <w:trPr>
          <w:ins w:id="37" w:author="Christina Headley" w:date="2020-01-14T15:48:00Z"/>
        </w:trPr>
        <w:tc>
          <w:tcPr>
            <w:tcW w:w="2304" w:type="dxa"/>
            <w:tcBorders>
              <w:right w:val="single" w:sz="4" w:space="0" w:color="6F8183" w:themeColor="accent6"/>
            </w:tcBorders>
            <w:shd w:val="clear" w:color="auto" w:fill="DEE2EB" w:themeFill="accent3" w:themeFillTint="33"/>
          </w:tcPr>
          <w:p w14:paraId="7F556E01" w14:textId="77777777" w:rsidR="00710C02" w:rsidRPr="00A51F28" w:rsidRDefault="00710C02" w:rsidP="00361FC0">
            <w:pPr>
              <w:rPr>
                <w:ins w:id="38" w:author="Christina Headley" w:date="2020-01-14T15:48:00Z"/>
              </w:rPr>
            </w:pPr>
            <w:ins w:id="39" w:author="Christina Headley" w:date="2020-01-14T15:48:00Z">
              <w:r w:rsidRPr="00A51F28">
                <w:t>Battery life</w:t>
              </w:r>
            </w:ins>
          </w:p>
        </w:tc>
        <w:tc>
          <w:tcPr>
            <w:tcW w:w="3528" w:type="dxa"/>
            <w:tcBorders>
              <w:left w:val="single" w:sz="4" w:space="0" w:color="6F8183" w:themeColor="accent6"/>
              <w:right w:val="single" w:sz="4" w:space="0" w:color="6F8183" w:themeColor="accent6"/>
            </w:tcBorders>
          </w:tcPr>
          <w:p w14:paraId="0B6A06FD" w14:textId="77777777" w:rsidR="00710C02" w:rsidRPr="00A51F28" w:rsidRDefault="00710C02" w:rsidP="00710C02">
            <w:pPr>
              <w:pStyle w:val="ListParagraph"/>
              <w:numPr>
                <w:ilvl w:val="0"/>
                <w:numId w:val="48"/>
              </w:numPr>
              <w:ind w:left="281" w:hanging="281"/>
              <w:rPr>
                <w:ins w:id="40" w:author="Christina Headley" w:date="2020-01-14T15:48:00Z"/>
              </w:rPr>
            </w:pPr>
            <w:ins w:id="41" w:author="Christina Headley" w:date="2020-01-14T15:48:00Z">
              <w:r w:rsidRPr="00A51F28">
                <w:t>18 hours use on one charge.</w:t>
              </w:r>
            </w:ins>
          </w:p>
          <w:p w14:paraId="7D9ADDAA" w14:textId="77777777" w:rsidR="00710C02" w:rsidRPr="00A51F28" w:rsidRDefault="00710C02" w:rsidP="00710C02">
            <w:pPr>
              <w:pStyle w:val="ListParagraph"/>
              <w:numPr>
                <w:ilvl w:val="0"/>
                <w:numId w:val="48"/>
              </w:numPr>
              <w:ind w:left="281" w:hanging="281"/>
              <w:rPr>
                <w:ins w:id="42" w:author="Christina Headley" w:date="2020-01-14T15:48:00Z"/>
              </w:rPr>
            </w:pPr>
            <w:ins w:id="43" w:author="Christina Headley" w:date="2020-01-14T15:48:00Z">
              <w:r w:rsidRPr="00A51F28">
                <w:lastRenderedPageBreak/>
                <w:t>Carrying case that doubles as a charging case.</w:t>
              </w:r>
            </w:ins>
          </w:p>
        </w:tc>
        <w:tc>
          <w:tcPr>
            <w:tcW w:w="3528" w:type="dxa"/>
            <w:tcBorders>
              <w:left w:val="single" w:sz="4" w:space="0" w:color="6F8183" w:themeColor="accent6"/>
            </w:tcBorders>
          </w:tcPr>
          <w:p w14:paraId="3936C715" w14:textId="77777777" w:rsidR="00710C02" w:rsidRPr="00A51F28" w:rsidRDefault="00710C02" w:rsidP="00710C02">
            <w:pPr>
              <w:pStyle w:val="ListParagraph"/>
              <w:numPr>
                <w:ilvl w:val="0"/>
                <w:numId w:val="48"/>
              </w:numPr>
              <w:ind w:left="281" w:hanging="281"/>
              <w:rPr>
                <w:ins w:id="44" w:author="Christina Headley" w:date="2020-01-14T15:48:00Z"/>
              </w:rPr>
            </w:pPr>
            <w:ins w:id="45" w:author="Christina Headley" w:date="2020-01-14T15:48:00Z">
              <w:r w:rsidRPr="00A51F28">
                <w:lastRenderedPageBreak/>
                <w:t>Easy to charge while sleeping.</w:t>
              </w:r>
            </w:ins>
          </w:p>
          <w:p w14:paraId="05804214" w14:textId="77777777" w:rsidR="00710C02" w:rsidRPr="00A51F28" w:rsidRDefault="00710C02" w:rsidP="00710C02">
            <w:pPr>
              <w:pStyle w:val="ListParagraph"/>
              <w:numPr>
                <w:ilvl w:val="0"/>
                <w:numId w:val="48"/>
              </w:numPr>
              <w:ind w:left="281" w:hanging="281"/>
              <w:rPr>
                <w:ins w:id="46" w:author="Christina Headley" w:date="2020-01-14T15:48:00Z"/>
              </w:rPr>
            </w:pPr>
            <w:ins w:id="47" w:author="Christina Headley" w:date="2020-01-14T15:48:00Z">
              <w:r w:rsidRPr="00A51F28">
                <w:lastRenderedPageBreak/>
                <w:t>Lasts all day.</w:t>
              </w:r>
            </w:ins>
          </w:p>
        </w:tc>
      </w:tr>
      <w:tr w:rsidR="00710C02" w:rsidRPr="00A51F28" w14:paraId="0195A9DE" w14:textId="77777777" w:rsidTr="00361FC0">
        <w:trPr>
          <w:ins w:id="48" w:author="Christina Headley" w:date="2020-01-14T15:48:00Z"/>
        </w:trPr>
        <w:tc>
          <w:tcPr>
            <w:tcW w:w="2304" w:type="dxa"/>
            <w:tcBorders>
              <w:right w:val="single" w:sz="4" w:space="0" w:color="6F8183" w:themeColor="accent6"/>
            </w:tcBorders>
            <w:shd w:val="clear" w:color="auto" w:fill="DEE2EB" w:themeFill="accent3" w:themeFillTint="33"/>
          </w:tcPr>
          <w:p w14:paraId="07434958" w14:textId="77777777" w:rsidR="00710C02" w:rsidRPr="00A51F28" w:rsidRDefault="00710C02" w:rsidP="00361FC0">
            <w:pPr>
              <w:rPr>
                <w:ins w:id="49" w:author="Christina Headley" w:date="2020-01-14T15:48:00Z"/>
              </w:rPr>
            </w:pPr>
            <w:ins w:id="50" w:author="Christina Headley" w:date="2020-01-14T15:48:00Z">
              <w:r w:rsidRPr="00A51F28">
                <w:t>Lack of multiple features</w:t>
              </w:r>
            </w:ins>
          </w:p>
        </w:tc>
        <w:tc>
          <w:tcPr>
            <w:tcW w:w="3528" w:type="dxa"/>
            <w:tcBorders>
              <w:left w:val="single" w:sz="4" w:space="0" w:color="6F8183" w:themeColor="accent6"/>
              <w:right w:val="single" w:sz="4" w:space="0" w:color="6F8183" w:themeColor="accent6"/>
            </w:tcBorders>
          </w:tcPr>
          <w:p w14:paraId="3B61593C" w14:textId="77777777" w:rsidR="00710C02" w:rsidRPr="00A51F28" w:rsidRDefault="00710C02" w:rsidP="00710C02">
            <w:pPr>
              <w:pStyle w:val="ListParagraph"/>
              <w:numPr>
                <w:ilvl w:val="0"/>
                <w:numId w:val="48"/>
              </w:numPr>
              <w:ind w:left="281" w:hanging="281"/>
              <w:rPr>
                <w:ins w:id="51" w:author="Christina Headley" w:date="2020-01-14T15:48:00Z"/>
              </w:rPr>
            </w:pPr>
            <w:ins w:id="52" w:author="Christina Headley" w:date="2020-01-14T15:48:00Z">
              <w:r w:rsidRPr="00A51F28">
                <w:t>Offers dozens of apps and features, such as GPS, music, texting, shopping lists, and fitness tracking.</w:t>
              </w:r>
            </w:ins>
          </w:p>
        </w:tc>
        <w:tc>
          <w:tcPr>
            <w:tcW w:w="3528" w:type="dxa"/>
            <w:tcBorders>
              <w:left w:val="single" w:sz="4" w:space="0" w:color="6F8183" w:themeColor="accent6"/>
            </w:tcBorders>
          </w:tcPr>
          <w:p w14:paraId="20A92957" w14:textId="77777777" w:rsidR="00710C02" w:rsidRPr="00A51F28" w:rsidRDefault="00710C02" w:rsidP="00710C02">
            <w:pPr>
              <w:pStyle w:val="ListParagraph"/>
              <w:numPr>
                <w:ilvl w:val="0"/>
                <w:numId w:val="48"/>
              </w:numPr>
              <w:ind w:left="281" w:hanging="281"/>
              <w:rPr>
                <w:ins w:id="53" w:author="Christina Headley" w:date="2020-01-14T15:48:00Z"/>
              </w:rPr>
            </w:pPr>
            <w:ins w:id="54" w:author="Christina Headley" w:date="2020-01-14T15:48:00Z">
              <w:r w:rsidRPr="00A51F28">
                <w:t>Customers get a multi-functional device.</w:t>
              </w:r>
            </w:ins>
          </w:p>
          <w:p w14:paraId="14A3C094" w14:textId="77777777" w:rsidR="00710C02" w:rsidRPr="00A51F28" w:rsidRDefault="00710C02" w:rsidP="00710C02">
            <w:pPr>
              <w:pStyle w:val="ListParagraph"/>
              <w:numPr>
                <w:ilvl w:val="0"/>
                <w:numId w:val="48"/>
              </w:numPr>
              <w:ind w:left="281" w:hanging="281"/>
              <w:rPr>
                <w:ins w:id="55" w:author="Christina Headley" w:date="2020-01-14T15:48:00Z"/>
              </w:rPr>
            </w:pPr>
            <w:ins w:id="56" w:author="Christina Headley" w:date="2020-01-14T15:48:00Z">
              <w:r w:rsidRPr="00A51F28">
                <w:t>Device is exciting to use.</w:t>
              </w:r>
            </w:ins>
          </w:p>
          <w:p w14:paraId="691FBCAA" w14:textId="77777777" w:rsidR="00710C02" w:rsidRPr="00A51F28" w:rsidRDefault="00710C02" w:rsidP="00710C02">
            <w:pPr>
              <w:pStyle w:val="ListParagraph"/>
              <w:numPr>
                <w:ilvl w:val="0"/>
                <w:numId w:val="48"/>
              </w:numPr>
              <w:ind w:left="281" w:hanging="281"/>
              <w:rPr>
                <w:ins w:id="57" w:author="Christina Headley" w:date="2020-01-14T15:48:00Z"/>
              </w:rPr>
            </w:pPr>
            <w:ins w:id="58" w:author="Christina Headley" w:date="2020-01-14T15:48:00Z">
              <w:r w:rsidRPr="00A51F28">
                <w:t>Provides enough features to compete with smartphones.</w:t>
              </w:r>
            </w:ins>
          </w:p>
        </w:tc>
      </w:tr>
      <w:tr w:rsidR="00710C02" w:rsidRPr="00A51F28" w14:paraId="167ABDE2" w14:textId="77777777" w:rsidTr="00361FC0">
        <w:trPr>
          <w:ins w:id="59" w:author="Christina Headley" w:date="2020-01-14T15:48:00Z"/>
        </w:trPr>
        <w:tc>
          <w:tcPr>
            <w:tcW w:w="2304" w:type="dxa"/>
            <w:tcBorders>
              <w:right w:val="single" w:sz="4" w:space="0" w:color="6F8183" w:themeColor="accent6"/>
            </w:tcBorders>
            <w:shd w:val="clear" w:color="auto" w:fill="DEE2EB" w:themeFill="accent3" w:themeFillTint="33"/>
          </w:tcPr>
          <w:p w14:paraId="65A25089" w14:textId="77777777" w:rsidR="00710C02" w:rsidRPr="00A51F28" w:rsidRDefault="00710C02" w:rsidP="00361FC0">
            <w:pPr>
              <w:rPr>
                <w:ins w:id="60" w:author="Christina Headley" w:date="2020-01-14T15:48:00Z"/>
              </w:rPr>
            </w:pPr>
            <w:ins w:id="61" w:author="Christina Headley" w:date="2020-01-14T15:48:00Z">
              <w:r w:rsidRPr="00A51F28">
                <w:t>Style</w:t>
              </w:r>
            </w:ins>
          </w:p>
        </w:tc>
        <w:tc>
          <w:tcPr>
            <w:tcW w:w="3528" w:type="dxa"/>
            <w:tcBorders>
              <w:left w:val="single" w:sz="4" w:space="0" w:color="6F8183" w:themeColor="accent6"/>
              <w:right w:val="single" w:sz="4" w:space="0" w:color="6F8183" w:themeColor="accent6"/>
            </w:tcBorders>
          </w:tcPr>
          <w:p w14:paraId="1EF87C07" w14:textId="77777777" w:rsidR="00710C02" w:rsidRPr="00A51F28" w:rsidRDefault="00710C02" w:rsidP="00710C02">
            <w:pPr>
              <w:pStyle w:val="ListParagraph"/>
              <w:numPr>
                <w:ilvl w:val="0"/>
                <w:numId w:val="48"/>
              </w:numPr>
              <w:ind w:left="281" w:hanging="281"/>
              <w:rPr>
                <w:ins w:id="62" w:author="Christina Headley" w:date="2020-01-14T15:48:00Z"/>
              </w:rPr>
            </w:pPr>
            <w:ins w:id="63" w:author="Christina Headley" w:date="2020-01-14T15:48:00Z">
              <w:r w:rsidRPr="00A51F28">
                <w:t>Focus on creating traditional-looking eyewear.</w:t>
              </w:r>
            </w:ins>
          </w:p>
          <w:p w14:paraId="3DBAD8D5" w14:textId="77777777" w:rsidR="00710C02" w:rsidRPr="00A51F28" w:rsidRDefault="00710C02" w:rsidP="00710C02">
            <w:pPr>
              <w:pStyle w:val="ListParagraph"/>
              <w:numPr>
                <w:ilvl w:val="0"/>
                <w:numId w:val="48"/>
              </w:numPr>
              <w:ind w:left="281" w:hanging="281"/>
              <w:rPr>
                <w:ins w:id="64" w:author="Christina Headley" w:date="2020-01-14T15:48:00Z"/>
              </w:rPr>
            </w:pPr>
            <w:ins w:id="65" w:author="Christina Headley" w:date="2020-01-14T15:48:00Z">
              <w:r w:rsidRPr="00A51F28">
                <w:t>Focals can replace the prescription glasses you already wear.</w:t>
              </w:r>
            </w:ins>
          </w:p>
        </w:tc>
        <w:tc>
          <w:tcPr>
            <w:tcW w:w="3528" w:type="dxa"/>
            <w:tcBorders>
              <w:left w:val="single" w:sz="4" w:space="0" w:color="6F8183" w:themeColor="accent6"/>
            </w:tcBorders>
          </w:tcPr>
          <w:p w14:paraId="441D3760" w14:textId="77777777" w:rsidR="00710C02" w:rsidRPr="00A51F28" w:rsidRDefault="00710C02" w:rsidP="00710C02">
            <w:pPr>
              <w:pStyle w:val="ListParagraph"/>
              <w:numPr>
                <w:ilvl w:val="0"/>
                <w:numId w:val="48"/>
              </w:numPr>
              <w:ind w:left="281" w:hanging="281"/>
              <w:rPr>
                <w:ins w:id="66" w:author="Christina Headley" w:date="2020-01-14T15:48:00Z"/>
              </w:rPr>
            </w:pPr>
            <w:ins w:id="67" w:author="Christina Headley" w:date="2020-01-14T15:48:00Z">
              <w:r w:rsidRPr="00A51F28">
                <w:t>User doesn’t feel awkward wearing Focals.</w:t>
              </w:r>
            </w:ins>
          </w:p>
          <w:p w14:paraId="2FE2291B" w14:textId="77777777" w:rsidR="00710C02" w:rsidRPr="00A51F28" w:rsidRDefault="00710C02" w:rsidP="00710C02">
            <w:pPr>
              <w:pStyle w:val="ListParagraph"/>
              <w:numPr>
                <w:ilvl w:val="0"/>
                <w:numId w:val="48"/>
              </w:numPr>
              <w:ind w:left="281" w:hanging="281"/>
              <w:rPr>
                <w:ins w:id="68" w:author="Christina Headley" w:date="2020-01-14T15:48:00Z"/>
              </w:rPr>
            </w:pPr>
            <w:ins w:id="69" w:author="Christina Headley" w:date="2020-01-14T15:48:00Z">
              <w:r w:rsidRPr="00A51F28">
                <w:t>Socially acceptable</w:t>
              </w:r>
            </w:ins>
          </w:p>
          <w:p w14:paraId="124FB260" w14:textId="77777777" w:rsidR="00710C02" w:rsidRPr="00A51F28" w:rsidRDefault="00710C02" w:rsidP="00710C02">
            <w:pPr>
              <w:pStyle w:val="ListParagraph"/>
              <w:numPr>
                <w:ilvl w:val="0"/>
                <w:numId w:val="48"/>
              </w:numPr>
              <w:ind w:left="281" w:hanging="281"/>
              <w:rPr>
                <w:ins w:id="70" w:author="Christina Headley" w:date="2020-01-14T15:48:00Z"/>
              </w:rPr>
            </w:pPr>
            <w:ins w:id="71" w:author="Christina Headley" w:date="2020-01-14T15:48:00Z">
              <w:r w:rsidRPr="00A51F28">
                <w:t>Don’t need to carry an extra item.</w:t>
              </w:r>
            </w:ins>
          </w:p>
        </w:tc>
      </w:tr>
    </w:tbl>
    <w:p w14:paraId="4092D362" w14:textId="77777777" w:rsidR="00710C02" w:rsidRPr="006B761B" w:rsidRDefault="00710C02"/>
    <w:p w14:paraId="53F9BFBC" w14:textId="48C63214" w:rsidR="001D7462" w:rsidRPr="006B761B" w:rsidDel="0001250E" w:rsidRDefault="001D7462">
      <w:pPr>
        <w:rPr>
          <w:del w:id="72" w:author="Christina Headley" w:date="2020-01-14T15:46:00Z"/>
        </w:rPr>
      </w:pPr>
    </w:p>
    <w:tbl>
      <w:tblPr>
        <w:tblStyle w:val="TableGrid"/>
        <w:tblW w:w="9360" w:type="dxa"/>
        <w:tblLook w:val="04A0" w:firstRow="1" w:lastRow="0" w:firstColumn="1" w:lastColumn="0" w:noHBand="0" w:noVBand="1"/>
        <w:tblPrChange w:id="73" w:author="Christina Headley" w:date="2020-01-14T15:46:00Z">
          <w:tblPr>
            <w:tblStyle w:val="TableGrid"/>
            <w:tblW w:w="9360" w:type="dxa"/>
            <w:tblLook w:val="04A0" w:firstRow="1" w:lastRow="0" w:firstColumn="1" w:lastColumn="0" w:noHBand="0" w:noVBand="1"/>
          </w:tblPr>
        </w:tblPrChange>
      </w:tblPr>
      <w:tblGrid>
        <w:gridCol w:w="2304"/>
        <w:gridCol w:w="3528"/>
        <w:gridCol w:w="3528"/>
        <w:tblGridChange w:id="74">
          <w:tblGrid>
            <w:gridCol w:w="2304"/>
            <w:gridCol w:w="3528"/>
            <w:gridCol w:w="3528"/>
          </w:tblGrid>
        </w:tblGridChange>
      </w:tblGrid>
      <w:tr w:rsidR="0001250E" w:rsidRPr="006B761B" w:rsidDel="0001250E" w14:paraId="4AA4B620" w14:textId="5F6787BA" w:rsidTr="004032C2">
        <w:trPr>
          <w:tblHeader/>
          <w:del w:id="75" w:author="Christina Headley" w:date="2020-01-14T15:46:00Z"/>
          <w:trPrChange w:id="76" w:author="Christina Headley" w:date="2020-01-14T15:46:00Z">
            <w:trPr>
              <w:tblHeader/>
            </w:trPr>
          </w:trPrChange>
        </w:trPr>
        <w:tc>
          <w:tcPr>
            <w:tcW w:w="2304" w:type="dxa"/>
            <w:tcBorders>
              <w:right w:val="single" w:sz="4" w:space="0" w:color="C4CCCD" w:themeColor="accent6" w:themeTint="66"/>
            </w:tcBorders>
            <w:shd w:val="clear" w:color="auto" w:fill="DEE2EB" w:themeFill="accent3" w:themeFillTint="33"/>
            <w:vAlign w:val="center"/>
            <w:tcPrChange w:id="77" w:author="Christina Headley" w:date="2020-01-14T15:46:00Z">
              <w:tcPr>
                <w:tcW w:w="2304" w:type="dxa"/>
                <w:tcBorders>
                  <w:right w:val="single" w:sz="4" w:space="0" w:color="C4CCCD" w:themeColor="accent6" w:themeTint="66"/>
                </w:tcBorders>
                <w:shd w:val="clear" w:color="auto" w:fill="DEE2EB" w:themeFill="accent3" w:themeFillTint="33"/>
              </w:tcPr>
            </w:tcPrChange>
          </w:tcPr>
          <w:p w14:paraId="6D47C61A" w14:textId="11A670EB" w:rsidR="0001250E" w:rsidRPr="00320995" w:rsidDel="0001250E" w:rsidRDefault="0001250E" w:rsidP="0001250E">
            <w:pPr>
              <w:rPr>
                <w:del w:id="78" w:author="Christina Headley" w:date="2020-01-14T15:46:00Z"/>
              </w:rPr>
            </w:pPr>
            <w:bookmarkStart w:id="79" w:name="_GoBack"/>
            <w:del w:id="80" w:author="Christina Headley" w:date="2020-01-14T15:46:00Z">
              <w:r w:rsidRPr="00320995" w:rsidDel="004032C2">
                <w:delText>Limitations of Current Wearable Devices</w:delText>
              </w:r>
              <w:bookmarkEnd w:id="79"/>
            </w:del>
          </w:p>
        </w:tc>
        <w:tc>
          <w:tcPr>
            <w:tcW w:w="3528" w:type="dxa"/>
            <w:tcBorders>
              <w:left w:val="single" w:sz="4" w:space="0" w:color="C4CCCD" w:themeColor="accent6" w:themeTint="66"/>
              <w:right w:val="single" w:sz="4" w:space="0" w:color="C4CCCD" w:themeColor="accent6" w:themeTint="66"/>
            </w:tcBorders>
            <w:shd w:val="clear" w:color="auto" w:fill="DEE2EB" w:themeFill="accent3" w:themeFillTint="33"/>
            <w:vAlign w:val="center"/>
            <w:tcPrChange w:id="81" w:author="Christina Headley" w:date="2020-01-14T15:46:00Z">
              <w:tcPr>
                <w:tcW w:w="3528" w:type="dxa"/>
                <w:tcBorders>
                  <w:left w:val="single" w:sz="4" w:space="0" w:color="C4CCCD" w:themeColor="accent6" w:themeTint="66"/>
                  <w:right w:val="single" w:sz="4" w:space="0" w:color="C4CCCD" w:themeColor="accent6" w:themeTint="66"/>
                </w:tcBorders>
                <w:shd w:val="clear" w:color="auto" w:fill="DEE2EB" w:themeFill="accent3" w:themeFillTint="33"/>
              </w:tcPr>
            </w:tcPrChange>
          </w:tcPr>
          <w:p w14:paraId="7587D24C" w14:textId="67446AC2" w:rsidR="0001250E" w:rsidRPr="00320995" w:rsidDel="0001250E" w:rsidRDefault="0001250E" w:rsidP="0001250E">
            <w:pPr>
              <w:rPr>
                <w:del w:id="82" w:author="Christina Headley" w:date="2020-01-14T15:46:00Z"/>
              </w:rPr>
            </w:pPr>
            <w:del w:id="83" w:author="Christina Headley" w:date="2020-01-14T15:46:00Z">
              <w:r w:rsidRPr="00320995" w:rsidDel="004032C2">
                <w:delText>Focals Solution</w:delText>
              </w:r>
            </w:del>
          </w:p>
        </w:tc>
        <w:tc>
          <w:tcPr>
            <w:tcW w:w="3528" w:type="dxa"/>
            <w:tcBorders>
              <w:left w:val="single" w:sz="4" w:space="0" w:color="C4CCCD" w:themeColor="accent6" w:themeTint="66"/>
            </w:tcBorders>
            <w:shd w:val="clear" w:color="auto" w:fill="DEE2EB" w:themeFill="accent3" w:themeFillTint="33"/>
            <w:vAlign w:val="center"/>
            <w:tcPrChange w:id="84" w:author="Christina Headley" w:date="2020-01-14T15:46:00Z">
              <w:tcPr>
                <w:tcW w:w="3528" w:type="dxa"/>
                <w:tcBorders>
                  <w:left w:val="single" w:sz="4" w:space="0" w:color="C4CCCD" w:themeColor="accent6" w:themeTint="66"/>
                </w:tcBorders>
                <w:shd w:val="clear" w:color="auto" w:fill="DEE2EB" w:themeFill="accent3" w:themeFillTint="33"/>
              </w:tcPr>
            </w:tcPrChange>
          </w:tcPr>
          <w:p w14:paraId="769B9B60" w14:textId="60F2D879" w:rsidR="0001250E" w:rsidRPr="00320995" w:rsidDel="0001250E" w:rsidRDefault="0001250E" w:rsidP="0001250E">
            <w:pPr>
              <w:rPr>
                <w:del w:id="85" w:author="Christina Headley" w:date="2020-01-14T15:46:00Z"/>
              </w:rPr>
            </w:pPr>
            <w:del w:id="86" w:author="Christina Headley" w:date="2020-01-14T15:46:00Z">
              <w:r w:rsidRPr="00320995" w:rsidDel="004032C2">
                <w:delText>Benefits Provided</w:delText>
              </w:r>
            </w:del>
          </w:p>
        </w:tc>
      </w:tr>
      <w:tr w:rsidR="0001250E" w:rsidRPr="006B761B" w:rsidDel="0001250E" w14:paraId="6A297B27" w14:textId="64935D8D" w:rsidTr="00624B41">
        <w:trPr>
          <w:del w:id="87" w:author="Christina Headley" w:date="2020-01-14T15:46:00Z"/>
        </w:trPr>
        <w:tc>
          <w:tcPr>
            <w:tcW w:w="2304" w:type="dxa"/>
            <w:tcBorders>
              <w:right w:val="single" w:sz="4" w:space="0" w:color="C4CCCD" w:themeColor="accent6" w:themeTint="66"/>
            </w:tcBorders>
          </w:tcPr>
          <w:p w14:paraId="2BEBB408" w14:textId="74193484" w:rsidR="0001250E" w:rsidRPr="006B761B" w:rsidDel="0001250E" w:rsidRDefault="0001250E" w:rsidP="0001250E">
            <w:pPr>
              <w:rPr>
                <w:del w:id="88" w:author="Christina Headley" w:date="2020-01-14T15:46:00Z"/>
              </w:rPr>
            </w:pPr>
            <w:del w:id="89" w:author="Christina Headley" w:date="2020-01-14T15:46:00Z">
              <w:r w:rsidRPr="006B761B" w:rsidDel="004032C2">
                <w:delText xml:space="preserve">Need </w:delText>
              </w:r>
              <w:r w:rsidDel="004032C2">
                <w:delText>a screen to look at information</w:delText>
              </w:r>
            </w:del>
          </w:p>
        </w:tc>
        <w:tc>
          <w:tcPr>
            <w:tcW w:w="3528" w:type="dxa"/>
            <w:tcBorders>
              <w:left w:val="single" w:sz="4" w:space="0" w:color="C4CCCD" w:themeColor="accent6" w:themeTint="66"/>
              <w:right w:val="single" w:sz="4" w:space="0" w:color="C4CCCD" w:themeColor="accent6" w:themeTint="66"/>
            </w:tcBorders>
          </w:tcPr>
          <w:p w14:paraId="35B351B3" w14:textId="3C53007A" w:rsidR="0001250E" w:rsidDel="004032C2" w:rsidRDefault="0001250E" w:rsidP="0001250E">
            <w:pPr>
              <w:pStyle w:val="ListParagraph"/>
              <w:numPr>
                <w:ilvl w:val="0"/>
                <w:numId w:val="48"/>
              </w:numPr>
              <w:ind w:left="281" w:hanging="281"/>
              <w:rPr>
                <w:del w:id="90" w:author="Christina Headley" w:date="2020-01-14T15:46:00Z"/>
              </w:rPr>
            </w:pPr>
            <w:del w:id="91" w:author="Christina Headley" w:date="2020-01-14T15:46:00Z">
              <w:r w:rsidRPr="006B761B" w:rsidDel="004032C2">
                <w:delText>Info</w:delText>
              </w:r>
              <w:r w:rsidDel="004032C2">
                <w:delText>rmation floats in your view without needing a screen.</w:delText>
              </w:r>
            </w:del>
          </w:p>
          <w:p w14:paraId="134574F8" w14:textId="07EA3D34" w:rsidR="0001250E" w:rsidDel="004032C2" w:rsidRDefault="0001250E" w:rsidP="0001250E">
            <w:pPr>
              <w:pStyle w:val="ListParagraph"/>
              <w:numPr>
                <w:ilvl w:val="0"/>
                <w:numId w:val="48"/>
              </w:numPr>
              <w:ind w:left="281" w:hanging="281"/>
              <w:rPr>
                <w:del w:id="92" w:author="Christina Headley" w:date="2020-01-14T15:46:00Z"/>
              </w:rPr>
            </w:pPr>
            <w:del w:id="93" w:author="Christina Headley" w:date="2020-01-14T15:46:00Z">
              <w:r w:rsidRPr="006B761B" w:rsidDel="004032C2">
                <w:delText>Remain in your world instead of disconnect</w:delText>
              </w:r>
              <w:r w:rsidDel="004032C2">
                <w:delText>ed</w:delText>
              </w:r>
              <w:r w:rsidRPr="006B761B" w:rsidDel="004032C2">
                <w:delText xml:space="preserve"> from it</w:delText>
              </w:r>
              <w:r w:rsidDel="004032C2">
                <w:delText>.</w:delText>
              </w:r>
            </w:del>
          </w:p>
          <w:p w14:paraId="0C66588C" w14:textId="57462F92" w:rsidR="0001250E" w:rsidRPr="006B761B" w:rsidDel="0001250E" w:rsidRDefault="0001250E" w:rsidP="0001250E">
            <w:pPr>
              <w:pStyle w:val="ListParagraph"/>
              <w:numPr>
                <w:ilvl w:val="0"/>
                <w:numId w:val="48"/>
              </w:numPr>
              <w:ind w:left="281" w:hanging="281"/>
              <w:rPr>
                <w:del w:id="94" w:author="Christina Headley" w:date="2020-01-14T15:46:00Z"/>
              </w:rPr>
            </w:pPr>
            <w:del w:id="95" w:author="Christina Headley" w:date="2020-01-14T15:46:00Z">
              <w:r w:rsidDel="004032C2">
                <w:delText>No need</w:delText>
              </w:r>
              <w:r w:rsidRPr="006B761B" w:rsidDel="004032C2">
                <w:delText xml:space="preserve"> to touch glasses</w:delText>
              </w:r>
              <w:r w:rsidDel="004032C2">
                <w:delText>.</w:delText>
              </w:r>
            </w:del>
          </w:p>
        </w:tc>
        <w:tc>
          <w:tcPr>
            <w:tcW w:w="3528" w:type="dxa"/>
            <w:tcBorders>
              <w:left w:val="single" w:sz="4" w:space="0" w:color="C4CCCD" w:themeColor="accent6" w:themeTint="66"/>
            </w:tcBorders>
          </w:tcPr>
          <w:p w14:paraId="5C696980" w14:textId="3CD91CF9" w:rsidR="0001250E" w:rsidDel="004032C2" w:rsidRDefault="0001250E" w:rsidP="0001250E">
            <w:pPr>
              <w:pStyle w:val="ListParagraph"/>
              <w:numPr>
                <w:ilvl w:val="0"/>
                <w:numId w:val="48"/>
              </w:numPr>
              <w:ind w:left="281" w:hanging="281"/>
              <w:rPr>
                <w:del w:id="96" w:author="Christina Headley" w:date="2020-01-14T15:46:00Z"/>
              </w:rPr>
            </w:pPr>
            <w:del w:id="97" w:author="Christina Headley" w:date="2020-01-14T15:46:00Z">
              <w:r w:rsidDel="004032C2">
                <w:delText>Hands-free use.</w:delText>
              </w:r>
            </w:del>
          </w:p>
          <w:p w14:paraId="530132BC" w14:textId="6B82F1B7" w:rsidR="0001250E" w:rsidDel="004032C2" w:rsidRDefault="0001250E" w:rsidP="0001250E">
            <w:pPr>
              <w:pStyle w:val="ListParagraph"/>
              <w:numPr>
                <w:ilvl w:val="0"/>
                <w:numId w:val="48"/>
              </w:numPr>
              <w:ind w:left="281" w:hanging="281"/>
              <w:rPr>
                <w:del w:id="98" w:author="Christina Headley" w:date="2020-01-14T15:46:00Z"/>
              </w:rPr>
            </w:pPr>
            <w:del w:id="99" w:author="Christina Headley" w:date="2020-01-14T15:46:00Z">
              <w:r w:rsidDel="004032C2">
                <w:delText>A new way of interacting with digital data.</w:delText>
              </w:r>
            </w:del>
          </w:p>
          <w:p w14:paraId="613FA707" w14:textId="118CC7BF" w:rsidR="0001250E" w:rsidRPr="006B761B" w:rsidDel="004032C2" w:rsidRDefault="0001250E" w:rsidP="0001250E">
            <w:pPr>
              <w:pStyle w:val="ListParagraph"/>
              <w:numPr>
                <w:ilvl w:val="0"/>
                <w:numId w:val="48"/>
              </w:numPr>
              <w:ind w:left="281" w:hanging="281"/>
              <w:rPr>
                <w:del w:id="100" w:author="Christina Headley" w:date="2020-01-14T15:46:00Z"/>
              </w:rPr>
            </w:pPr>
            <w:del w:id="101" w:author="Christina Headley" w:date="2020-01-14T15:46:00Z">
              <w:r w:rsidDel="004032C2">
                <w:delText>Not stuck behind a screen or looking down.</w:delText>
              </w:r>
            </w:del>
          </w:p>
          <w:p w14:paraId="0F4F2E22" w14:textId="46B7980E" w:rsidR="0001250E" w:rsidDel="004032C2" w:rsidRDefault="0001250E" w:rsidP="0001250E">
            <w:pPr>
              <w:pStyle w:val="ListParagraph"/>
              <w:numPr>
                <w:ilvl w:val="0"/>
                <w:numId w:val="48"/>
              </w:numPr>
              <w:ind w:left="281" w:hanging="281"/>
              <w:rPr>
                <w:del w:id="102" w:author="Christina Headley" w:date="2020-01-14T15:46:00Z"/>
              </w:rPr>
            </w:pPr>
            <w:del w:id="103" w:author="Christina Headley" w:date="2020-01-14T15:46:00Z">
              <w:r w:rsidDel="004032C2">
                <w:delText>Stay engaged in life.</w:delText>
              </w:r>
            </w:del>
          </w:p>
          <w:p w14:paraId="4D5FAAD5" w14:textId="703962E2" w:rsidR="0001250E" w:rsidRPr="006B761B" w:rsidDel="0001250E" w:rsidRDefault="0001250E" w:rsidP="0001250E">
            <w:pPr>
              <w:pStyle w:val="ListParagraph"/>
              <w:numPr>
                <w:ilvl w:val="0"/>
                <w:numId w:val="48"/>
              </w:numPr>
              <w:ind w:left="281" w:hanging="281"/>
              <w:rPr>
                <w:del w:id="104" w:author="Christina Headley" w:date="2020-01-14T15:46:00Z"/>
              </w:rPr>
            </w:pPr>
            <w:del w:id="105" w:author="Christina Headley" w:date="2020-01-14T15:46:00Z">
              <w:r w:rsidDel="004032C2">
                <w:delText>Reduced smartphone use.</w:delText>
              </w:r>
            </w:del>
          </w:p>
        </w:tc>
      </w:tr>
      <w:tr w:rsidR="0001250E" w:rsidRPr="006B761B" w:rsidDel="0001250E" w14:paraId="197BC916" w14:textId="2A8A8844" w:rsidTr="00624B41">
        <w:trPr>
          <w:del w:id="106" w:author="Christina Headley" w:date="2020-01-14T15:46:00Z"/>
        </w:trPr>
        <w:tc>
          <w:tcPr>
            <w:tcW w:w="2304" w:type="dxa"/>
            <w:tcBorders>
              <w:right w:val="single" w:sz="4" w:space="0" w:color="C4CCCD" w:themeColor="accent6" w:themeTint="66"/>
            </w:tcBorders>
          </w:tcPr>
          <w:p w14:paraId="546675D6" w14:textId="2D75ACE4" w:rsidR="0001250E" w:rsidRPr="006B761B" w:rsidDel="0001250E" w:rsidRDefault="0001250E" w:rsidP="0001250E">
            <w:pPr>
              <w:rPr>
                <w:del w:id="107" w:author="Christina Headley" w:date="2020-01-14T15:46:00Z"/>
              </w:rPr>
            </w:pPr>
            <w:del w:id="108" w:author="Christina Headley" w:date="2020-01-14T15:46:00Z">
              <w:r w:rsidRPr="006B761B" w:rsidDel="004032C2">
                <w:delText>Battery life</w:delText>
              </w:r>
            </w:del>
          </w:p>
        </w:tc>
        <w:tc>
          <w:tcPr>
            <w:tcW w:w="3528" w:type="dxa"/>
            <w:tcBorders>
              <w:left w:val="single" w:sz="4" w:space="0" w:color="C4CCCD" w:themeColor="accent6" w:themeTint="66"/>
              <w:right w:val="single" w:sz="4" w:space="0" w:color="C4CCCD" w:themeColor="accent6" w:themeTint="66"/>
            </w:tcBorders>
          </w:tcPr>
          <w:p w14:paraId="35AA19BA" w14:textId="292ADC6B" w:rsidR="0001250E" w:rsidRPr="006B761B" w:rsidDel="004032C2" w:rsidRDefault="0001250E" w:rsidP="0001250E">
            <w:pPr>
              <w:pStyle w:val="ListParagraph"/>
              <w:numPr>
                <w:ilvl w:val="0"/>
                <w:numId w:val="48"/>
              </w:numPr>
              <w:ind w:left="281" w:hanging="281"/>
              <w:rPr>
                <w:del w:id="109" w:author="Christina Headley" w:date="2020-01-14T15:46:00Z"/>
              </w:rPr>
            </w:pPr>
            <w:del w:id="110" w:author="Christina Headley" w:date="2020-01-14T15:46:00Z">
              <w:r w:rsidRPr="006B761B" w:rsidDel="004032C2">
                <w:delText>18 hours use on one charge</w:delText>
              </w:r>
              <w:r w:rsidDel="004032C2">
                <w:delText>.</w:delText>
              </w:r>
            </w:del>
          </w:p>
          <w:p w14:paraId="79C37771" w14:textId="6C56C711" w:rsidR="0001250E" w:rsidRPr="006B761B" w:rsidDel="0001250E" w:rsidRDefault="0001250E" w:rsidP="0001250E">
            <w:pPr>
              <w:pStyle w:val="ListParagraph"/>
              <w:numPr>
                <w:ilvl w:val="0"/>
                <w:numId w:val="48"/>
              </w:numPr>
              <w:ind w:left="281" w:hanging="281"/>
              <w:rPr>
                <w:del w:id="111" w:author="Christina Headley" w:date="2020-01-14T15:46:00Z"/>
              </w:rPr>
            </w:pPr>
            <w:del w:id="112" w:author="Christina Headley" w:date="2020-01-14T15:46:00Z">
              <w:r w:rsidDel="004032C2">
                <w:delText>C</w:delText>
              </w:r>
              <w:r w:rsidRPr="006B761B" w:rsidDel="004032C2">
                <w:delText xml:space="preserve">arrying case </w:delText>
              </w:r>
              <w:r w:rsidDel="004032C2">
                <w:delText>that doubles as a</w:delText>
              </w:r>
              <w:r w:rsidRPr="006B761B" w:rsidDel="004032C2">
                <w:delText xml:space="preserve"> charging case</w:delText>
              </w:r>
              <w:r w:rsidDel="004032C2">
                <w:delText>.</w:delText>
              </w:r>
            </w:del>
          </w:p>
        </w:tc>
        <w:tc>
          <w:tcPr>
            <w:tcW w:w="3528" w:type="dxa"/>
            <w:tcBorders>
              <w:left w:val="single" w:sz="4" w:space="0" w:color="C4CCCD" w:themeColor="accent6" w:themeTint="66"/>
            </w:tcBorders>
          </w:tcPr>
          <w:p w14:paraId="3013E83F" w14:textId="1E087BA6" w:rsidR="0001250E" w:rsidDel="004032C2" w:rsidRDefault="0001250E" w:rsidP="0001250E">
            <w:pPr>
              <w:pStyle w:val="ListParagraph"/>
              <w:numPr>
                <w:ilvl w:val="0"/>
                <w:numId w:val="48"/>
              </w:numPr>
              <w:ind w:left="281" w:hanging="281"/>
              <w:rPr>
                <w:del w:id="113" w:author="Christina Headley" w:date="2020-01-14T15:46:00Z"/>
              </w:rPr>
            </w:pPr>
            <w:del w:id="114" w:author="Christina Headley" w:date="2020-01-14T15:46:00Z">
              <w:r w:rsidDel="004032C2">
                <w:delText>E</w:delText>
              </w:r>
              <w:r w:rsidRPr="006B761B" w:rsidDel="004032C2">
                <w:delText>asy to charge while sleeping</w:delText>
              </w:r>
              <w:r w:rsidDel="004032C2">
                <w:delText>.</w:delText>
              </w:r>
            </w:del>
          </w:p>
          <w:p w14:paraId="5ACA2F0C" w14:textId="467C530A" w:rsidR="0001250E" w:rsidRPr="006B761B" w:rsidDel="0001250E" w:rsidRDefault="0001250E" w:rsidP="0001250E">
            <w:pPr>
              <w:pStyle w:val="ListParagraph"/>
              <w:numPr>
                <w:ilvl w:val="0"/>
                <w:numId w:val="48"/>
              </w:numPr>
              <w:ind w:left="281" w:hanging="281"/>
              <w:rPr>
                <w:del w:id="115" w:author="Christina Headley" w:date="2020-01-14T15:46:00Z"/>
              </w:rPr>
            </w:pPr>
            <w:del w:id="116" w:author="Christina Headley" w:date="2020-01-14T15:46:00Z">
              <w:r w:rsidDel="004032C2">
                <w:delText>Lasts all day.</w:delText>
              </w:r>
            </w:del>
          </w:p>
        </w:tc>
      </w:tr>
      <w:tr w:rsidR="0001250E" w:rsidRPr="006B761B" w:rsidDel="0001250E" w14:paraId="664BD38C" w14:textId="41846F8E" w:rsidTr="00624B41">
        <w:trPr>
          <w:del w:id="117" w:author="Christina Headley" w:date="2020-01-14T15:46:00Z"/>
        </w:trPr>
        <w:tc>
          <w:tcPr>
            <w:tcW w:w="2304" w:type="dxa"/>
            <w:tcBorders>
              <w:right w:val="single" w:sz="4" w:space="0" w:color="C4CCCD" w:themeColor="accent6" w:themeTint="66"/>
            </w:tcBorders>
          </w:tcPr>
          <w:p w14:paraId="5DE4F0FF" w14:textId="014EC583" w:rsidR="0001250E" w:rsidRPr="006B761B" w:rsidDel="0001250E" w:rsidRDefault="0001250E" w:rsidP="0001250E">
            <w:pPr>
              <w:rPr>
                <w:del w:id="118" w:author="Christina Headley" w:date="2020-01-14T15:46:00Z"/>
              </w:rPr>
            </w:pPr>
            <w:del w:id="119" w:author="Christina Headley" w:date="2020-01-14T15:46:00Z">
              <w:r w:rsidRPr="006B761B" w:rsidDel="004032C2">
                <w:delText>Lack of multiple features</w:delText>
              </w:r>
            </w:del>
          </w:p>
        </w:tc>
        <w:tc>
          <w:tcPr>
            <w:tcW w:w="3528" w:type="dxa"/>
            <w:tcBorders>
              <w:left w:val="single" w:sz="4" w:space="0" w:color="C4CCCD" w:themeColor="accent6" w:themeTint="66"/>
              <w:right w:val="single" w:sz="4" w:space="0" w:color="C4CCCD" w:themeColor="accent6" w:themeTint="66"/>
            </w:tcBorders>
          </w:tcPr>
          <w:p w14:paraId="32FE530F" w14:textId="0865B0A9" w:rsidR="0001250E" w:rsidRPr="006B761B" w:rsidDel="0001250E" w:rsidRDefault="0001250E" w:rsidP="0001250E">
            <w:pPr>
              <w:pStyle w:val="ListParagraph"/>
              <w:numPr>
                <w:ilvl w:val="0"/>
                <w:numId w:val="48"/>
              </w:numPr>
              <w:ind w:left="281" w:hanging="281"/>
              <w:rPr>
                <w:del w:id="120" w:author="Christina Headley" w:date="2020-01-14T15:46:00Z"/>
              </w:rPr>
            </w:pPr>
            <w:del w:id="121" w:author="Christina Headley" w:date="2020-01-14T15:46:00Z">
              <w:r w:rsidRPr="006B761B" w:rsidDel="004032C2">
                <w:delText>Offers</w:delText>
              </w:r>
              <w:r w:rsidDel="004032C2">
                <w:delText xml:space="preserve"> dozens of</w:delText>
              </w:r>
              <w:r w:rsidRPr="006B761B" w:rsidDel="004032C2">
                <w:delText xml:space="preserve"> apps</w:delText>
              </w:r>
              <w:r w:rsidDel="004032C2">
                <w:delText xml:space="preserve"> and features, such as GPS, music, texting, shopping lists, and fitness tracking.</w:delText>
              </w:r>
            </w:del>
          </w:p>
        </w:tc>
        <w:tc>
          <w:tcPr>
            <w:tcW w:w="3528" w:type="dxa"/>
            <w:tcBorders>
              <w:left w:val="single" w:sz="4" w:space="0" w:color="C4CCCD" w:themeColor="accent6" w:themeTint="66"/>
            </w:tcBorders>
          </w:tcPr>
          <w:p w14:paraId="54EF9258" w14:textId="6FAAEB36" w:rsidR="0001250E" w:rsidDel="004032C2" w:rsidRDefault="0001250E" w:rsidP="0001250E">
            <w:pPr>
              <w:pStyle w:val="ListParagraph"/>
              <w:numPr>
                <w:ilvl w:val="0"/>
                <w:numId w:val="48"/>
              </w:numPr>
              <w:ind w:left="281" w:hanging="281"/>
              <w:rPr>
                <w:del w:id="122" w:author="Christina Headley" w:date="2020-01-14T15:46:00Z"/>
              </w:rPr>
            </w:pPr>
            <w:del w:id="123" w:author="Christina Headley" w:date="2020-01-14T15:46:00Z">
              <w:r w:rsidDel="004032C2">
                <w:delText>Customers get a multi-functional device.</w:delText>
              </w:r>
            </w:del>
          </w:p>
          <w:p w14:paraId="758CE639" w14:textId="18E78FED" w:rsidR="0001250E" w:rsidDel="004032C2" w:rsidRDefault="0001250E" w:rsidP="0001250E">
            <w:pPr>
              <w:pStyle w:val="ListParagraph"/>
              <w:numPr>
                <w:ilvl w:val="0"/>
                <w:numId w:val="48"/>
              </w:numPr>
              <w:ind w:left="281" w:hanging="281"/>
              <w:rPr>
                <w:del w:id="124" w:author="Christina Headley" w:date="2020-01-14T15:46:00Z"/>
              </w:rPr>
            </w:pPr>
            <w:del w:id="125" w:author="Christina Headley" w:date="2020-01-14T15:46:00Z">
              <w:r w:rsidDel="004032C2">
                <w:delText>Device is exciting to use.</w:delText>
              </w:r>
            </w:del>
          </w:p>
          <w:p w14:paraId="61C539EB" w14:textId="0B0E5FF8" w:rsidR="0001250E" w:rsidRPr="006B761B" w:rsidDel="0001250E" w:rsidRDefault="0001250E" w:rsidP="0001250E">
            <w:pPr>
              <w:pStyle w:val="ListParagraph"/>
              <w:numPr>
                <w:ilvl w:val="0"/>
                <w:numId w:val="48"/>
              </w:numPr>
              <w:ind w:left="281" w:hanging="281"/>
              <w:rPr>
                <w:del w:id="126" w:author="Christina Headley" w:date="2020-01-14T15:46:00Z"/>
              </w:rPr>
            </w:pPr>
            <w:del w:id="127" w:author="Christina Headley" w:date="2020-01-14T15:46:00Z">
              <w:r w:rsidDel="004032C2">
                <w:delText>Provides enough features to compete with smartphones.</w:delText>
              </w:r>
            </w:del>
          </w:p>
        </w:tc>
      </w:tr>
      <w:tr w:rsidR="0001250E" w:rsidRPr="006B761B" w:rsidDel="0001250E" w14:paraId="58E0B8CF" w14:textId="527C2347" w:rsidTr="00624B41">
        <w:trPr>
          <w:del w:id="128" w:author="Christina Headley" w:date="2020-01-14T15:46:00Z"/>
        </w:trPr>
        <w:tc>
          <w:tcPr>
            <w:tcW w:w="2304" w:type="dxa"/>
            <w:tcBorders>
              <w:right w:val="single" w:sz="4" w:space="0" w:color="C4CCCD" w:themeColor="accent6" w:themeTint="66"/>
            </w:tcBorders>
          </w:tcPr>
          <w:p w14:paraId="652F27C1" w14:textId="1000E3A4" w:rsidR="0001250E" w:rsidRPr="006B761B" w:rsidDel="0001250E" w:rsidRDefault="0001250E" w:rsidP="0001250E">
            <w:pPr>
              <w:rPr>
                <w:del w:id="129" w:author="Christina Headley" w:date="2020-01-14T15:46:00Z"/>
              </w:rPr>
            </w:pPr>
            <w:del w:id="130" w:author="Christina Headley" w:date="2020-01-14T15:46:00Z">
              <w:r w:rsidDel="004032C2">
                <w:delText>Style</w:delText>
              </w:r>
            </w:del>
          </w:p>
        </w:tc>
        <w:tc>
          <w:tcPr>
            <w:tcW w:w="3528" w:type="dxa"/>
            <w:tcBorders>
              <w:left w:val="single" w:sz="4" w:space="0" w:color="C4CCCD" w:themeColor="accent6" w:themeTint="66"/>
              <w:right w:val="single" w:sz="4" w:space="0" w:color="C4CCCD" w:themeColor="accent6" w:themeTint="66"/>
            </w:tcBorders>
          </w:tcPr>
          <w:p w14:paraId="7653AC71" w14:textId="00F4D976" w:rsidR="0001250E" w:rsidDel="004032C2" w:rsidRDefault="0001250E" w:rsidP="0001250E">
            <w:pPr>
              <w:pStyle w:val="ListParagraph"/>
              <w:numPr>
                <w:ilvl w:val="0"/>
                <w:numId w:val="48"/>
              </w:numPr>
              <w:ind w:left="281" w:hanging="281"/>
              <w:rPr>
                <w:del w:id="131" w:author="Christina Headley" w:date="2020-01-14T15:46:00Z"/>
              </w:rPr>
            </w:pPr>
            <w:del w:id="132" w:author="Christina Headley" w:date="2020-01-14T15:46:00Z">
              <w:r w:rsidDel="004032C2">
                <w:delText>Focus on creating traditional-looking eyewear.</w:delText>
              </w:r>
            </w:del>
          </w:p>
          <w:p w14:paraId="5D150961" w14:textId="4C473565" w:rsidR="0001250E" w:rsidRPr="006B761B" w:rsidDel="0001250E" w:rsidRDefault="0001250E" w:rsidP="0001250E">
            <w:pPr>
              <w:pStyle w:val="ListParagraph"/>
              <w:numPr>
                <w:ilvl w:val="0"/>
                <w:numId w:val="48"/>
              </w:numPr>
              <w:ind w:left="281" w:hanging="281"/>
              <w:rPr>
                <w:del w:id="133" w:author="Christina Headley" w:date="2020-01-14T15:46:00Z"/>
              </w:rPr>
            </w:pPr>
            <w:del w:id="134" w:author="Christina Headley" w:date="2020-01-14T15:46:00Z">
              <w:r w:rsidRPr="001E43A9" w:rsidDel="004032C2">
                <w:delText>Focals can replace the prescription glasses you already wear.</w:delText>
              </w:r>
            </w:del>
          </w:p>
        </w:tc>
        <w:tc>
          <w:tcPr>
            <w:tcW w:w="3528" w:type="dxa"/>
            <w:tcBorders>
              <w:left w:val="single" w:sz="4" w:space="0" w:color="C4CCCD" w:themeColor="accent6" w:themeTint="66"/>
            </w:tcBorders>
          </w:tcPr>
          <w:p w14:paraId="11FD2C06" w14:textId="207C4F39" w:rsidR="0001250E" w:rsidDel="004032C2" w:rsidRDefault="0001250E" w:rsidP="0001250E">
            <w:pPr>
              <w:pStyle w:val="ListParagraph"/>
              <w:numPr>
                <w:ilvl w:val="0"/>
                <w:numId w:val="48"/>
              </w:numPr>
              <w:ind w:left="281" w:hanging="281"/>
              <w:rPr>
                <w:del w:id="135" w:author="Christina Headley" w:date="2020-01-14T15:46:00Z"/>
              </w:rPr>
            </w:pPr>
            <w:del w:id="136" w:author="Christina Headley" w:date="2020-01-14T15:46:00Z">
              <w:r w:rsidDel="004032C2">
                <w:delText>User doesn’t feel awkward wearing Focals.</w:delText>
              </w:r>
            </w:del>
          </w:p>
          <w:p w14:paraId="519DDAB3" w14:textId="0CE8CCD4" w:rsidR="0001250E" w:rsidDel="004032C2" w:rsidRDefault="0001250E" w:rsidP="0001250E">
            <w:pPr>
              <w:pStyle w:val="ListParagraph"/>
              <w:numPr>
                <w:ilvl w:val="0"/>
                <w:numId w:val="48"/>
              </w:numPr>
              <w:ind w:left="281" w:hanging="281"/>
              <w:rPr>
                <w:del w:id="137" w:author="Christina Headley" w:date="2020-01-14T15:46:00Z"/>
              </w:rPr>
            </w:pPr>
            <w:del w:id="138" w:author="Christina Headley" w:date="2020-01-14T15:46:00Z">
              <w:r w:rsidDel="004032C2">
                <w:delText>Socially acceptable</w:delText>
              </w:r>
            </w:del>
          </w:p>
          <w:p w14:paraId="0B15A828" w14:textId="5BF7F4EE" w:rsidR="0001250E" w:rsidRPr="006B761B" w:rsidDel="0001250E" w:rsidRDefault="0001250E" w:rsidP="0001250E">
            <w:pPr>
              <w:pStyle w:val="ListParagraph"/>
              <w:numPr>
                <w:ilvl w:val="0"/>
                <w:numId w:val="48"/>
              </w:numPr>
              <w:ind w:left="281" w:hanging="281"/>
              <w:rPr>
                <w:del w:id="139" w:author="Christina Headley" w:date="2020-01-14T15:46:00Z"/>
              </w:rPr>
            </w:pPr>
            <w:del w:id="140" w:author="Christina Headley" w:date="2020-01-14T15:46:00Z">
              <w:r w:rsidDel="004032C2">
                <w:rPr>
                  <w:rFonts w:cs="Helvetica Neue"/>
                  <w:color w:val="373545"/>
                  <w:spacing w:val="6"/>
                  <w:kern w:val="1"/>
                </w:rPr>
                <w:delText>Don’t need to carry an extra item.</w:delText>
              </w:r>
            </w:del>
          </w:p>
        </w:tc>
      </w:tr>
    </w:tbl>
    <w:p w14:paraId="7CB473F4" w14:textId="77777777" w:rsidR="003E3792" w:rsidRPr="006B761B" w:rsidRDefault="003E3792"/>
    <w:p w14:paraId="62DD416D" w14:textId="52D4DA80" w:rsidR="003E3792" w:rsidRDefault="003E3792" w:rsidP="001A4F9D">
      <w:pPr>
        <w:pStyle w:val="Heading2"/>
        <w:rPr>
          <w:ins w:id="141" w:author="Christina Headley" w:date="2020-01-14T15:49:00Z"/>
        </w:rPr>
      </w:pPr>
      <w:r w:rsidRPr="006B761B">
        <w:t>Benefits for North</w:t>
      </w:r>
    </w:p>
    <w:p w14:paraId="4ACF39F7" w14:textId="36D8E247" w:rsidR="00710C02" w:rsidRDefault="00710C02" w:rsidP="00710C02">
      <w:pPr>
        <w:rPr>
          <w:ins w:id="142" w:author="Christina Headley" w:date="2020-01-14T15:49:00Z"/>
        </w:rPr>
      </w:pPr>
    </w:p>
    <w:p w14:paraId="396DA139" w14:textId="765C0F09" w:rsidR="00710C02" w:rsidRDefault="00710C02" w:rsidP="00710C02">
      <w:pPr>
        <w:pStyle w:val="Caption"/>
        <w:rPr>
          <w:ins w:id="143" w:author="Christina Headley" w:date="2020-01-14T15:49:00Z"/>
        </w:rPr>
        <w:pPrChange w:id="144" w:author="Christina Headley" w:date="2020-01-14T15:49:00Z">
          <w:pPr/>
        </w:pPrChange>
      </w:pPr>
      <w:ins w:id="145" w:author="Christina Headley" w:date="2020-01-14T15:49:00Z">
        <w:r>
          <w:t xml:space="preserve">Table </w:t>
        </w:r>
        <w:r>
          <w:fldChar w:fldCharType="begin"/>
        </w:r>
        <w:r>
          <w:instrText xml:space="preserve"> SEQ Table \* ARABIC </w:instrText>
        </w:r>
      </w:ins>
      <w:r>
        <w:fldChar w:fldCharType="separate"/>
      </w:r>
      <w:ins w:id="146" w:author="Christina Headley" w:date="2020-01-14T15:49:00Z">
        <w:r>
          <w:rPr>
            <w:noProof/>
          </w:rPr>
          <w:t>5</w:t>
        </w:r>
        <w:r>
          <w:fldChar w:fldCharType="end"/>
        </w:r>
        <w:r>
          <w:t>:</w:t>
        </w:r>
        <w:r w:rsidRPr="00CE44E5">
          <w:t xml:space="preserve"> North's Benefits for Developing Focals</w:t>
        </w:r>
      </w:ins>
    </w:p>
    <w:tbl>
      <w:tblPr>
        <w:tblStyle w:val="TableGrid"/>
        <w:tblW w:w="0" w:type="auto"/>
        <w:tblLook w:val="04A0" w:firstRow="1" w:lastRow="0" w:firstColumn="1" w:lastColumn="0" w:noHBand="0" w:noVBand="1"/>
      </w:tblPr>
      <w:tblGrid>
        <w:gridCol w:w="2695"/>
        <w:gridCol w:w="6655"/>
      </w:tblGrid>
      <w:tr w:rsidR="00710C02" w:rsidRPr="00A51F28" w14:paraId="2EA37AC8" w14:textId="77777777" w:rsidTr="00361FC0">
        <w:trPr>
          <w:ins w:id="147" w:author="Christina Headley" w:date="2020-01-14T15:49:00Z"/>
        </w:trPr>
        <w:tc>
          <w:tcPr>
            <w:tcW w:w="2695" w:type="dxa"/>
            <w:tcBorders>
              <w:right w:val="single" w:sz="4" w:space="0" w:color="6F8183" w:themeColor="accent6"/>
            </w:tcBorders>
            <w:shd w:val="clear" w:color="auto" w:fill="DEE2EB" w:themeFill="accent3" w:themeFillTint="33"/>
          </w:tcPr>
          <w:p w14:paraId="13226EEE" w14:textId="77777777" w:rsidR="00710C02" w:rsidRPr="00CE6A80" w:rsidRDefault="00710C02" w:rsidP="00361FC0">
            <w:pPr>
              <w:ind w:left="29"/>
              <w:rPr>
                <w:ins w:id="148" w:author="Christina Headley" w:date="2020-01-14T15:49:00Z"/>
                <w:b/>
                <w:bCs/>
              </w:rPr>
            </w:pPr>
            <w:ins w:id="149" w:author="Christina Headley" w:date="2020-01-14T15:49:00Z">
              <w:r w:rsidRPr="00CE6A80">
                <w:rPr>
                  <w:b/>
                  <w:bCs/>
                </w:rPr>
                <w:t>Benefit</w:t>
              </w:r>
            </w:ins>
          </w:p>
        </w:tc>
        <w:tc>
          <w:tcPr>
            <w:tcW w:w="6655" w:type="dxa"/>
            <w:tcBorders>
              <w:left w:val="single" w:sz="4" w:space="0" w:color="6F8183" w:themeColor="accent6"/>
            </w:tcBorders>
            <w:shd w:val="clear" w:color="auto" w:fill="DEE2EB" w:themeFill="accent3" w:themeFillTint="33"/>
          </w:tcPr>
          <w:p w14:paraId="2B066027" w14:textId="77777777" w:rsidR="00710C02" w:rsidRPr="00CE6A80" w:rsidRDefault="00710C02" w:rsidP="00361FC0">
            <w:pPr>
              <w:ind w:firstLine="256"/>
              <w:rPr>
                <w:ins w:id="150" w:author="Christina Headley" w:date="2020-01-14T15:49:00Z"/>
                <w:b/>
                <w:bCs/>
              </w:rPr>
            </w:pPr>
            <w:ins w:id="151" w:author="Christina Headley" w:date="2020-01-14T15:49:00Z">
              <w:r w:rsidRPr="00CE6A80">
                <w:rPr>
                  <w:b/>
                  <w:bCs/>
                </w:rPr>
                <w:t>Description</w:t>
              </w:r>
            </w:ins>
          </w:p>
        </w:tc>
      </w:tr>
      <w:tr w:rsidR="00710C02" w:rsidRPr="00A51F28" w14:paraId="6E1883F1" w14:textId="77777777" w:rsidTr="00361FC0">
        <w:trPr>
          <w:ins w:id="152" w:author="Christina Headley" w:date="2020-01-14T15:49:00Z"/>
        </w:trPr>
        <w:tc>
          <w:tcPr>
            <w:tcW w:w="2695" w:type="dxa"/>
            <w:tcBorders>
              <w:right w:val="single" w:sz="4" w:space="0" w:color="6F8183" w:themeColor="accent6"/>
            </w:tcBorders>
            <w:shd w:val="clear" w:color="auto" w:fill="DEE2EB" w:themeFill="accent3" w:themeFillTint="33"/>
          </w:tcPr>
          <w:p w14:paraId="50AA107D" w14:textId="77777777" w:rsidR="00710C02" w:rsidRPr="00A51F28" w:rsidRDefault="00710C02" w:rsidP="00361FC0">
            <w:pPr>
              <w:rPr>
                <w:ins w:id="153" w:author="Christina Headley" w:date="2020-01-14T15:49:00Z"/>
              </w:rPr>
            </w:pPr>
            <w:ins w:id="154" w:author="Christina Headley" w:date="2020-01-14T15:49:00Z">
              <w:r w:rsidRPr="00A51F28">
                <w:t>Create revenue</w:t>
              </w:r>
            </w:ins>
          </w:p>
        </w:tc>
        <w:tc>
          <w:tcPr>
            <w:tcW w:w="6655" w:type="dxa"/>
            <w:tcBorders>
              <w:left w:val="single" w:sz="4" w:space="0" w:color="6F8183" w:themeColor="accent6"/>
            </w:tcBorders>
          </w:tcPr>
          <w:p w14:paraId="27477057" w14:textId="77777777" w:rsidR="00710C02" w:rsidRPr="00A51F28" w:rsidRDefault="00710C02" w:rsidP="00710C02">
            <w:pPr>
              <w:pStyle w:val="ListParagraph"/>
              <w:numPr>
                <w:ilvl w:val="0"/>
                <w:numId w:val="48"/>
              </w:numPr>
              <w:ind w:left="281" w:hanging="281"/>
              <w:rPr>
                <w:ins w:id="155" w:author="Christina Headley" w:date="2020-01-14T15:49:00Z"/>
              </w:rPr>
            </w:pPr>
            <w:ins w:id="156" w:author="Christina Headley" w:date="2020-01-14T15:49:00Z">
              <w:r w:rsidRPr="00A51F28">
                <w:t>As a start-up, North can be flexible and quick to launch products.</w:t>
              </w:r>
            </w:ins>
          </w:p>
          <w:p w14:paraId="7AAD86C7" w14:textId="77777777" w:rsidR="00710C02" w:rsidRPr="00A51F28" w:rsidRDefault="00710C02" w:rsidP="00710C02">
            <w:pPr>
              <w:pStyle w:val="ListParagraph"/>
              <w:numPr>
                <w:ilvl w:val="0"/>
                <w:numId w:val="48"/>
              </w:numPr>
              <w:ind w:left="281" w:hanging="281"/>
              <w:rPr>
                <w:ins w:id="157" w:author="Christina Headley" w:date="2020-01-14T15:49:00Z"/>
              </w:rPr>
            </w:pPr>
            <w:ins w:id="158" w:author="Christina Headley" w:date="2020-01-14T15:49:00Z">
              <w:r w:rsidRPr="00A51F28">
                <w:t>No well-known smart glass makers as competition.</w:t>
              </w:r>
            </w:ins>
          </w:p>
        </w:tc>
      </w:tr>
      <w:tr w:rsidR="00710C02" w:rsidRPr="00A51F28" w14:paraId="03B7A92C" w14:textId="77777777" w:rsidTr="00361FC0">
        <w:trPr>
          <w:ins w:id="159" w:author="Christina Headley" w:date="2020-01-14T15:49:00Z"/>
        </w:trPr>
        <w:tc>
          <w:tcPr>
            <w:tcW w:w="2695" w:type="dxa"/>
            <w:tcBorders>
              <w:right w:val="single" w:sz="4" w:space="0" w:color="6F8183" w:themeColor="accent6"/>
            </w:tcBorders>
            <w:shd w:val="clear" w:color="auto" w:fill="DEE2EB" w:themeFill="accent3" w:themeFillTint="33"/>
          </w:tcPr>
          <w:p w14:paraId="3D8A93EF" w14:textId="77777777" w:rsidR="00710C02" w:rsidRPr="00A51F28" w:rsidRDefault="00710C02" w:rsidP="00361FC0">
            <w:pPr>
              <w:rPr>
                <w:ins w:id="160" w:author="Christina Headley" w:date="2020-01-14T15:49:00Z"/>
              </w:rPr>
            </w:pPr>
            <w:ins w:id="161" w:author="Christina Headley" w:date="2020-01-14T15:49:00Z">
              <w:r w:rsidRPr="00A51F28">
                <w:t>Create jobs</w:t>
              </w:r>
            </w:ins>
          </w:p>
        </w:tc>
        <w:tc>
          <w:tcPr>
            <w:tcW w:w="6655" w:type="dxa"/>
            <w:tcBorders>
              <w:left w:val="single" w:sz="4" w:space="0" w:color="6F8183" w:themeColor="accent6"/>
            </w:tcBorders>
          </w:tcPr>
          <w:p w14:paraId="085A1A82" w14:textId="77777777" w:rsidR="00710C02" w:rsidRPr="00A51F28" w:rsidRDefault="00710C02" w:rsidP="00710C02">
            <w:pPr>
              <w:pStyle w:val="ListParagraph"/>
              <w:numPr>
                <w:ilvl w:val="0"/>
                <w:numId w:val="48"/>
              </w:numPr>
              <w:ind w:left="281" w:hanging="281"/>
              <w:rPr>
                <w:ins w:id="162" w:author="Christina Headley" w:date="2020-01-14T15:49:00Z"/>
              </w:rPr>
            </w:pPr>
            <w:ins w:id="163" w:author="Christina Headley" w:date="2020-01-14T15:49:00Z">
              <w:r w:rsidRPr="00A51F28">
                <w:t>Development, product release, and in-house manufacturing result in the creation of hundreds of jobs.</w:t>
              </w:r>
            </w:ins>
          </w:p>
        </w:tc>
      </w:tr>
      <w:tr w:rsidR="00710C02" w:rsidRPr="00A51F28" w14:paraId="375B6607" w14:textId="77777777" w:rsidTr="00361FC0">
        <w:trPr>
          <w:ins w:id="164" w:author="Christina Headley" w:date="2020-01-14T15:49:00Z"/>
        </w:trPr>
        <w:tc>
          <w:tcPr>
            <w:tcW w:w="2695" w:type="dxa"/>
            <w:tcBorders>
              <w:right w:val="single" w:sz="4" w:space="0" w:color="6F8183" w:themeColor="accent6"/>
            </w:tcBorders>
            <w:shd w:val="clear" w:color="auto" w:fill="DEE2EB" w:themeFill="accent3" w:themeFillTint="33"/>
          </w:tcPr>
          <w:p w14:paraId="37E1BC73" w14:textId="77777777" w:rsidR="00710C02" w:rsidRPr="00A51F28" w:rsidRDefault="00710C02" w:rsidP="00361FC0">
            <w:pPr>
              <w:rPr>
                <w:ins w:id="165" w:author="Christina Headley" w:date="2020-01-14T15:49:00Z"/>
              </w:rPr>
            </w:pPr>
            <w:ins w:id="166" w:author="Christina Headley" w:date="2020-01-14T15:49:00Z">
              <w:r w:rsidRPr="00A51F28">
                <w:t xml:space="preserve">Receive investments </w:t>
              </w:r>
            </w:ins>
          </w:p>
        </w:tc>
        <w:tc>
          <w:tcPr>
            <w:tcW w:w="6655" w:type="dxa"/>
            <w:tcBorders>
              <w:left w:val="single" w:sz="4" w:space="0" w:color="6F8183" w:themeColor="accent6"/>
            </w:tcBorders>
          </w:tcPr>
          <w:p w14:paraId="6A075BD8" w14:textId="77777777" w:rsidR="00710C02" w:rsidRPr="00A51F28" w:rsidRDefault="00710C02" w:rsidP="00710C02">
            <w:pPr>
              <w:pStyle w:val="ListParagraph"/>
              <w:numPr>
                <w:ilvl w:val="0"/>
                <w:numId w:val="48"/>
              </w:numPr>
              <w:ind w:left="281" w:hanging="281"/>
              <w:rPr>
                <w:ins w:id="167" w:author="Christina Headley" w:date="2020-01-14T15:49:00Z"/>
              </w:rPr>
            </w:pPr>
            <w:ins w:id="168" w:author="Christina Headley" w:date="2020-01-14T15:49:00Z">
              <w:r w:rsidRPr="00A51F28">
                <w:t>Generated investments of $170 million (USD) from Amazon Alexa Fund, Intel, Canadian government, and others</w:t>
              </w:r>
            </w:ins>
            <w:customXmlInsRangeStart w:id="169" w:author="Christina Headley" w:date="2020-01-14T15:49:00Z"/>
            <w:sdt>
              <w:sdtPr>
                <w:id w:val="-1777851793"/>
                <w:citation/>
              </w:sdtPr>
              <w:sdtContent>
                <w:customXmlInsRangeEnd w:id="169"/>
                <w:ins w:id="170" w:author="Christina Headley" w:date="2020-01-14T15:49:00Z">
                  <w:r w:rsidRPr="00A51F28">
                    <w:fldChar w:fldCharType="begin"/>
                  </w:r>
                  <w:r w:rsidRPr="00A51F28">
                    <w:instrText xml:space="preserve"> CITATION Nor19 \l 1033 </w:instrText>
                  </w:r>
                  <w:r w:rsidRPr="00A51F28">
                    <w:fldChar w:fldCharType="separate"/>
                  </w:r>
                  <w:r>
                    <w:rPr>
                      <w:noProof/>
                    </w:rPr>
                    <w:t xml:space="preserve"> </w:t>
                  </w:r>
                  <w:r w:rsidRPr="008F5BF9">
                    <w:rPr>
                      <w:noProof/>
                    </w:rPr>
                    <w:t>[51]</w:t>
                  </w:r>
                  <w:r w:rsidRPr="00A51F28">
                    <w:fldChar w:fldCharType="end"/>
                  </w:r>
                </w:ins>
                <w:customXmlInsRangeStart w:id="171" w:author="Christina Headley" w:date="2020-01-14T15:49:00Z"/>
              </w:sdtContent>
            </w:sdt>
            <w:customXmlInsRangeEnd w:id="171"/>
            <w:ins w:id="172" w:author="Christina Headley" w:date="2020-01-14T15:49:00Z">
              <w:r w:rsidRPr="00A51F28">
                <w:t>.</w:t>
              </w:r>
            </w:ins>
          </w:p>
        </w:tc>
      </w:tr>
      <w:tr w:rsidR="00710C02" w:rsidRPr="00A51F28" w14:paraId="5CF6CE28" w14:textId="77777777" w:rsidTr="00361FC0">
        <w:trPr>
          <w:ins w:id="173" w:author="Christina Headley" w:date="2020-01-14T15:49:00Z"/>
        </w:trPr>
        <w:tc>
          <w:tcPr>
            <w:tcW w:w="2695" w:type="dxa"/>
            <w:tcBorders>
              <w:right w:val="single" w:sz="4" w:space="0" w:color="6F8183" w:themeColor="accent6"/>
            </w:tcBorders>
            <w:shd w:val="clear" w:color="auto" w:fill="DEE2EB" w:themeFill="accent3" w:themeFillTint="33"/>
          </w:tcPr>
          <w:p w14:paraId="4865FE59" w14:textId="77777777" w:rsidR="00710C02" w:rsidRPr="00A51F28" w:rsidRDefault="00710C02" w:rsidP="00361FC0">
            <w:pPr>
              <w:rPr>
                <w:ins w:id="174" w:author="Christina Headley" w:date="2020-01-14T15:49:00Z"/>
              </w:rPr>
            </w:pPr>
            <w:ins w:id="175" w:author="Christina Headley" w:date="2020-01-14T15:49:00Z">
              <w:r w:rsidRPr="00A51F28">
                <w:t>Become a key player in an emerging market</w:t>
              </w:r>
            </w:ins>
          </w:p>
        </w:tc>
        <w:tc>
          <w:tcPr>
            <w:tcW w:w="6655" w:type="dxa"/>
            <w:tcBorders>
              <w:left w:val="single" w:sz="4" w:space="0" w:color="6F8183" w:themeColor="accent6"/>
            </w:tcBorders>
          </w:tcPr>
          <w:p w14:paraId="0BDB7414" w14:textId="77777777" w:rsidR="00710C02" w:rsidRPr="00A51F28" w:rsidRDefault="00710C02" w:rsidP="00710C02">
            <w:pPr>
              <w:pStyle w:val="ListParagraph"/>
              <w:numPr>
                <w:ilvl w:val="0"/>
                <w:numId w:val="48"/>
              </w:numPr>
              <w:ind w:left="281" w:hanging="281"/>
              <w:rPr>
                <w:ins w:id="176" w:author="Christina Headley" w:date="2020-01-14T15:49:00Z"/>
              </w:rPr>
            </w:pPr>
            <w:ins w:id="177" w:author="Christina Headley" w:date="2020-01-14T15:49:00Z">
              <w:r w:rsidRPr="00A51F28">
                <w:t>Creator of first pair of everyday smart glasses.</w:t>
              </w:r>
            </w:ins>
          </w:p>
          <w:p w14:paraId="7D00CB46" w14:textId="77777777" w:rsidR="00710C02" w:rsidRPr="00A51F28" w:rsidRDefault="00710C02" w:rsidP="00710C02">
            <w:pPr>
              <w:pStyle w:val="ListParagraph"/>
              <w:numPr>
                <w:ilvl w:val="0"/>
                <w:numId w:val="48"/>
              </w:numPr>
              <w:ind w:left="281" w:hanging="281"/>
              <w:rPr>
                <w:ins w:id="178" w:author="Christina Headley" w:date="2020-01-14T15:49:00Z"/>
              </w:rPr>
            </w:pPr>
            <w:ins w:id="179" w:author="Christina Headley" w:date="2020-01-14T15:49:00Z">
              <w:r w:rsidRPr="00A51F28">
                <w:t>Increase brand recognition.</w:t>
              </w:r>
            </w:ins>
          </w:p>
          <w:p w14:paraId="22833C7C" w14:textId="77777777" w:rsidR="00710C02" w:rsidRPr="00A51F28" w:rsidRDefault="00710C02" w:rsidP="00710C02">
            <w:pPr>
              <w:pStyle w:val="ListParagraph"/>
              <w:numPr>
                <w:ilvl w:val="0"/>
                <w:numId w:val="48"/>
              </w:numPr>
              <w:ind w:left="281" w:hanging="281"/>
              <w:rPr>
                <w:ins w:id="180" w:author="Christina Headley" w:date="2020-01-14T15:49:00Z"/>
              </w:rPr>
            </w:pPr>
            <w:ins w:id="181" w:author="Christina Headley" w:date="2020-01-14T15:49:00Z">
              <w:r w:rsidRPr="00A51F28">
                <w:t>Be seen as a market leader.</w:t>
              </w:r>
            </w:ins>
          </w:p>
          <w:p w14:paraId="1FB424DC" w14:textId="77777777" w:rsidR="00710C02" w:rsidRPr="00A51F28" w:rsidRDefault="00710C02" w:rsidP="00710C02">
            <w:pPr>
              <w:pStyle w:val="ListParagraph"/>
              <w:numPr>
                <w:ilvl w:val="0"/>
                <w:numId w:val="48"/>
              </w:numPr>
              <w:ind w:left="281" w:hanging="281"/>
              <w:rPr>
                <w:ins w:id="182" w:author="Christina Headley" w:date="2020-01-14T15:49:00Z"/>
              </w:rPr>
            </w:pPr>
            <w:ins w:id="183" w:author="Christina Headley" w:date="2020-01-14T15:49:00Z">
              <w:r w:rsidRPr="00A51F28">
                <w:t>Be known for cutting-edge technology.</w:t>
              </w:r>
            </w:ins>
          </w:p>
        </w:tc>
      </w:tr>
      <w:tr w:rsidR="00710C02" w:rsidRPr="00A51F28" w14:paraId="164E6DAB" w14:textId="77777777" w:rsidTr="00361FC0">
        <w:trPr>
          <w:ins w:id="184" w:author="Christina Headley" w:date="2020-01-14T15:49:00Z"/>
        </w:trPr>
        <w:tc>
          <w:tcPr>
            <w:tcW w:w="2695" w:type="dxa"/>
            <w:tcBorders>
              <w:right w:val="single" w:sz="4" w:space="0" w:color="6F8183" w:themeColor="accent6"/>
            </w:tcBorders>
            <w:shd w:val="clear" w:color="auto" w:fill="DEE2EB" w:themeFill="accent3" w:themeFillTint="33"/>
          </w:tcPr>
          <w:p w14:paraId="034FC441" w14:textId="77777777" w:rsidR="00710C02" w:rsidRPr="00A51F28" w:rsidRDefault="00710C02" w:rsidP="00361FC0">
            <w:pPr>
              <w:rPr>
                <w:ins w:id="185" w:author="Christina Headley" w:date="2020-01-14T15:49:00Z"/>
              </w:rPr>
            </w:pPr>
            <w:ins w:id="186" w:author="Christina Headley" w:date="2020-01-14T15:49:00Z">
              <w:r w:rsidRPr="00A51F28">
                <w:t>Hold valuable patents</w:t>
              </w:r>
            </w:ins>
          </w:p>
        </w:tc>
        <w:tc>
          <w:tcPr>
            <w:tcW w:w="6655" w:type="dxa"/>
            <w:tcBorders>
              <w:left w:val="single" w:sz="4" w:space="0" w:color="6F8183" w:themeColor="accent6"/>
            </w:tcBorders>
          </w:tcPr>
          <w:p w14:paraId="26289E6C" w14:textId="77777777" w:rsidR="00710C02" w:rsidRPr="00A51F28" w:rsidRDefault="00710C02" w:rsidP="00710C02">
            <w:pPr>
              <w:pStyle w:val="ListParagraph"/>
              <w:numPr>
                <w:ilvl w:val="0"/>
                <w:numId w:val="48"/>
              </w:numPr>
              <w:ind w:left="281" w:hanging="281"/>
              <w:rPr>
                <w:ins w:id="187" w:author="Christina Headley" w:date="2020-01-14T15:49:00Z"/>
              </w:rPr>
            </w:pPr>
            <w:ins w:id="188" w:author="Christina Headley" w:date="2020-01-14T15:49:00Z">
              <w:r w:rsidRPr="00A51F28">
                <w:t>Created several patents for smart glasses.</w:t>
              </w:r>
            </w:ins>
          </w:p>
          <w:p w14:paraId="7F526089" w14:textId="77777777" w:rsidR="00710C02" w:rsidRPr="00A51F28" w:rsidRDefault="00710C02" w:rsidP="00710C02">
            <w:pPr>
              <w:pStyle w:val="ListParagraph"/>
              <w:numPr>
                <w:ilvl w:val="0"/>
                <w:numId w:val="48"/>
              </w:numPr>
              <w:ind w:left="281" w:hanging="281"/>
              <w:rPr>
                <w:ins w:id="189" w:author="Christina Headley" w:date="2020-01-14T15:49:00Z"/>
              </w:rPr>
            </w:pPr>
            <w:ins w:id="190" w:author="Christina Headley" w:date="2020-01-14T15:49:00Z">
              <w:r w:rsidRPr="00A51F28">
                <w:t>Acquired related patents from Intel</w:t>
              </w:r>
            </w:ins>
            <w:customXmlInsRangeStart w:id="191" w:author="Christina Headley" w:date="2020-01-14T15:49:00Z"/>
            <w:sdt>
              <w:sdtPr>
                <w:id w:val="1147021955"/>
                <w:citation/>
              </w:sdtPr>
              <w:sdtContent>
                <w:customXmlInsRangeEnd w:id="191"/>
                <w:ins w:id="192" w:author="Christina Headley" w:date="2020-01-14T15:49:00Z">
                  <w:r w:rsidRPr="00A51F28">
                    <w:fldChar w:fldCharType="begin"/>
                  </w:r>
                  <w:r w:rsidRPr="00A51F28">
                    <w:instrText xml:space="preserve"> CITATION Boh18 \l 1033 </w:instrText>
                  </w:r>
                  <w:r w:rsidRPr="00A51F28">
                    <w:fldChar w:fldCharType="separate"/>
                  </w:r>
                  <w:r>
                    <w:rPr>
                      <w:noProof/>
                    </w:rPr>
                    <w:t xml:space="preserve"> </w:t>
                  </w:r>
                  <w:r w:rsidRPr="008F5BF9">
                    <w:rPr>
                      <w:noProof/>
                    </w:rPr>
                    <w:t>[52]</w:t>
                  </w:r>
                  <w:r w:rsidRPr="00A51F28">
                    <w:fldChar w:fldCharType="end"/>
                  </w:r>
                </w:ins>
                <w:customXmlInsRangeStart w:id="193" w:author="Christina Headley" w:date="2020-01-14T15:49:00Z"/>
              </w:sdtContent>
            </w:sdt>
            <w:customXmlInsRangeEnd w:id="193"/>
            <w:ins w:id="194" w:author="Christina Headley" w:date="2020-01-14T15:49:00Z">
              <w:r w:rsidRPr="00A51F28">
                <w:t>.</w:t>
              </w:r>
            </w:ins>
          </w:p>
        </w:tc>
      </w:tr>
    </w:tbl>
    <w:p w14:paraId="232484BB" w14:textId="77777777" w:rsidR="00710C02" w:rsidRPr="00710C02" w:rsidRDefault="00710C02" w:rsidP="00710C02">
      <w:pPr>
        <w:pPrChange w:id="195" w:author="Christina Headley" w:date="2020-01-14T15:49:00Z">
          <w:pPr>
            <w:pStyle w:val="Heading2"/>
          </w:pPr>
        </w:pPrChange>
      </w:pPr>
    </w:p>
    <w:p w14:paraId="5992E8BD" w14:textId="4E1904C4" w:rsidR="0096062E" w:rsidRPr="00320995" w:rsidDel="00710C02" w:rsidRDefault="0096062E" w:rsidP="00320995">
      <w:pPr>
        <w:rPr>
          <w:del w:id="196" w:author="Christina Headley" w:date="2020-01-14T15:49:00Z"/>
        </w:rPr>
      </w:pPr>
    </w:p>
    <w:tbl>
      <w:tblPr>
        <w:tblStyle w:val="TableGrid"/>
        <w:tblW w:w="0" w:type="auto"/>
        <w:tblLook w:val="04A0" w:firstRow="1" w:lastRow="0" w:firstColumn="1" w:lastColumn="0" w:noHBand="0" w:noVBand="1"/>
      </w:tblPr>
      <w:tblGrid>
        <w:gridCol w:w="2695"/>
        <w:gridCol w:w="6655"/>
      </w:tblGrid>
      <w:tr w:rsidR="00750949" w:rsidRPr="006B761B" w:rsidDel="00710C02" w14:paraId="7770AA6E" w14:textId="7049310B" w:rsidTr="00EB7B0F">
        <w:trPr>
          <w:del w:id="197" w:author="Christina Headley" w:date="2020-01-14T15:49:00Z"/>
        </w:trPr>
        <w:tc>
          <w:tcPr>
            <w:tcW w:w="2695" w:type="dxa"/>
            <w:tcBorders>
              <w:right w:val="single" w:sz="4" w:space="0" w:color="C4CCCD" w:themeColor="accent6" w:themeTint="66"/>
            </w:tcBorders>
            <w:shd w:val="clear" w:color="auto" w:fill="DEE2EB" w:themeFill="accent3" w:themeFillTint="33"/>
          </w:tcPr>
          <w:p w14:paraId="45494160" w14:textId="0187C6C9" w:rsidR="003E3792" w:rsidRPr="00320995" w:rsidDel="00710C02" w:rsidRDefault="003E3792">
            <w:pPr>
              <w:rPr>
                <w:del w:id="198" w:author="Christina Headley" w:date="2020-01-14T15:49:00Z"/>
              </w:rPr>
            </w:pPr>
            <w:del w:id="199" w:author="Christina Headley" w:date="2020-01-14T15:49:00Z">
              <w:r w:rsidRPr="00320995" w:rsidDel="00710C02">
                <w:delText>Benefit</w:delText>
              </w:r>
            </w:del>
          </w:p>
        </w:tc>
        <w:tc>
          <w:tcPr>
            <w:tcW w:w="6655" w:type="dxa"/>
            <w:tcBorders>
              <w:left w:val="single" w:sz="4" w:space="0" w:color="C4CCCD" w:themeColor="accent6" w:themeTint="66"/>
            </w:tcBorders>
            <w:shd w:val="clear" w:color="auto" w:fill="DEE2EB" w:themeFill="accent3" w:themeFillTint="33"/>
          </w:tcPr>
          <w:p w14:paraId="265DCC3B" w14:textId="01B0A226" w:rsidR="003E3792" w:rsidRPr="006B761B" w:rsidDel="00710C02" w:rsidRDefault="003E3792">
            <w:pPr>
              <w:rPr>
                <w:del w:id="200" w:author="Christina Headley" w:date="2020-01-14T15:49:00Z"/>
              </w:rPr>
            </w:pPr>
            <w:del w:id="201" w:author="Christina Headley" w:date="2020-01-14T15:49:00Z">
              <w:r w:rsidRPr="00320995" w:rsidDel="00710C02">
                <w:delText>Description</w:delText>
              </w:r>
            </w:del>
          </w:p>
        </w:tc>
      </w:tr>
      <w:tr w:rsidR="003E3792" w:rsidRPr="006B761B" w:rsidDel="00710C02" w14:paraId="46D71F8D" w14:textId="6DFF8FE8" w:rsidTr="00EB7B0F">
        <w:trPr>
          <w:del w:id="202" w:author="Christina Headley" w:date="2020-01-14T15:49:00Z"/>
        </w:trPr>
        <w:tc>
          <w:tcPr>
            <w:tcW w:w="2695" w:type="dxa"/>
            <w:tcBorders>
              <w:right w:val="single" w:sz="4" w:space="0" w:color="C4CCCD" w:themeColor="accent6" w:themeTint="66"/>
            </w:tcBorders>
          </w:tcPr>
          <w:p w14:paraId="3847243D" w14:textId="5984E441" w:rsidR="003E3792" w:rsidRPr="006B761B" w:rsidDel="00710C02" w:rsidRDefault="003E3792">
            <w:pPr>
              <w:rPr>
                <w:del w:id="203" w:author="Christina Headley" w:date="2020-01-14T15:49:00Z"/>
              </w:rPr>
            </w:pPr>
            <w:del w:id="204" w:author="Christina Headley" w:date="2020-01-14T15:49:00Z">
              <w:r w:rsidRPr="006B761B" w:rsidDel="00710C02">
                <w:delText>Create revenue</w:delText>
              </w:r>
            </w:del>
          </w:p>
        </w:tc>
        <w:tc>
          <w:tcPr>
            <w:tcW w:w="6655" w:type="dxa"/>
            <w:tcBorders>
              <w:left w:val="single" w:sz="4" w:space="0" w:color="C4CCCD" w:themeColor="accent6" w:themeTint="66"/>
            </w:tcBorders>
          </w:tcPr>
          <w:p w14:paraId="339CCF5A" w14:textId="06E93696" w:rsidR="003E3792" w:rsidRPr="006B761B" w:rsidDel="00710C02" w:rsidRDefault="003E3792" w:rsidP="00D12F60">
            <w:pPr>
              <w:pStyle w:val="ListParagraph"/>
              <w:numPr>
                <w:ilvl w:val="0"/>
                <w:numId w:val="48"/>
              </w:numPr>
              <w:ind w:left="281" w:hanging="281"/>
              <w:rPr>
                <w:del w:id="205" w:author="Christina Headley" w:date="2020-01-14T15:49:00Z"/>
              </w:rPr>
            </w:pPr>
            <w:del w:id="206" w:author="Christina Headley" w:date="2020-01-14T15:49:00Z">
              <w:r w:rsidRPr="006B761B" w:rsidDel="00710C02">
                <w:delText>A</w:delText>
              </w:r>
              <w:r w:rsidR="0040323A" w:rsidRPr="006B761B" w:rsidDel="00710C02">
                <w:delText>s a start-up, North can be flexible and quick to launch products</w:delText>
              </w:r>
              <w:r w:rsidR="00817064" w:rsidDel="00710C02">
                <w:delText>.</w:delText>
              </w:r>
            </w:del>
          </w:p>
          <w:p w14:paraId="1C460FC1" w14:textId="7DDEF8E6" w:rsidR="003E3792" w:rsidRPr="006B761B" w:rsidDel="00710C02" w:rsidRDefault="00817064" w:rsidP="00D12F60">
            <w:pPr>
              <w:pStyle w:val="ListParagraph"/>
              <w:numPr>
                <w:ilvl w:val="0"/>
                <w:numId w:val="48"/>
              </w:numPr>
              <w:ind w:left="281" w:hanging="281"/>
              <w:rPr>
                <w:del w:id="207" w:author="Christina Headley" w:date="2020-01-14T15:49:00Z"/>
              </w:rPr>
            </w:pPr>
            <w:del w:id="208" w:author="Christina Headley" w:date="2020-01-14T15:49:00Z">
              <w:r w:rsidDel="00710C02">
                <w:delText xml:space="preserve">No well-known smart glass makers </w:delText>
              </w:r>
              <w:r w:rsidR="001E43A9" w:rsidDel="00710C02">
                <w:delText>as</w:delText>
              </w:r>
              <w:r w:rsidDel="00710C02">
                <w:delText xml:space="preserve"> competition</w:delText>
              </w:r>
              <w:r w:rsidR="00C97D9B" w:rsidRPr="006B761B" w:rsidDel="00710C02">
                <w:delText>.</w:delText>
              </w:r>
            </w:del>
          </w:p>
        </w:tc>
      </w:tr>
      <w:tr w:rsidR="00F24FE7" w:rsidRPr="006B761B" w:rsidDel="00710C02" w14:paraId="532FA034" w14:textId="25047CD3" w:rsidTr="00EB7B0F">
        <w:trPr>
          <w:del w:id="209" w:author="Christina Headley" w:date="2020-01-14T15:49:00Z"/>
        </w:trPr>
        <w:tc>
          <w:tcPr>
            <w:tcW w:w="2695" w:type="dxa"/>
            <w:tcBorders>
              <w:right w:val="single" w:sz="4" w:space="0" w:color="C4CCCD" w:themeColor="accent6" w:themeTint="66"/>
            </w:tcBorders>
          </w:tcPr>
          <w:p w14:paraId="770181E6" w14:textId="48EC59EC" w:rsidR="00F24FE7" w:rsidRPr="006B761B" w:rsidDel="00710C02" w:rsidRDefault="00F24FE7">
            <w:pPr>
              <w:rPr>
                <w:del w:id="210" w:author="Christina Headley" w:date="2020-01-14T15:49:00Z"/>
              </w:rPr>
            </w:pPr>
            <w:del w:id="211" w:author="Christina Headley" w:date="2020-01-14T15:49:00Z">
              <w:r w:rsidRPr="006B761B" w:rsidDel="00710C02">
                <w:delText>Create jobs</w:delText>
              </w:r>
            </w:del>
          </w:p>
        </w:tc>
        <w:tc>
          <w:tcPr>
            <w:tcW w:w="6655" w:type="dxa"/>
            <w:tcBorders>
              <w:left w:val="single" w:sz="4" w:space="0" w:color="C4CCCD" w:themeColor="accent6" w:themeTint="66"/>
            </w:tcBorders>
          </w:tcPr>
          <w:p w14:paraId="0FE15968" w14:textId="031A5A3D" w:rsidR="00F24FE7" w:rsidRPr="006B761B" w:rsidDel="00710C02" w:rsidRDefault="00F24FE7" w:rsidP="00D12F60">
            <w:pPr>
              <w:pStyle w:val="ListParagraph"/>
              <w:numPr>
                <w:ilvl w:val="0"/>
                <w:numId w:val="48"/>
              </w:numPr>
              <w:ind w:left="281" w:hanging="281"/>
              <w:rPr>
                <w:del w:id="212" w:author="Christina Headley" w:date="2020-01-14T15:49:00Z"/>
              </w:rPr>
            </w:pPr>
            <w:del w:id="213" w:author="Christina Headley" w:date="2020-01-14T15:49:00Z">
              <w:r w:rsidRPr="006B761B" w:rsidDel="00710C02">
                <w:delText>Development, product release, and in-house manufacturing result in the creation of hundreds of jobs</w:delText>
              </w:r>
              <w:r w:rsidR="00C97D9B" w:rsidRPr="006B761B" w:rsidDel="00710C02">
                <w:delText>.</w:delText>
              </w:r>
            </w:del>
          </w:p>
        </w:tc>
      </w:tr>
      <w:tr w:rsidR="0040323A" w:rsidRPr="006B761B" w:rsidDel="00710C02" w14:paraId="57CB1215" w14:textId="3F27520F" w:rsidTr="00EB7B0F">
        <w:trPr>
          <w:del w:id="214" w:author="Christina Headley" w:date="2020-01-14T15:49:00Z"/>
        </w:trPr>
        <w:tc>
          <w:tcPr>
            <w:tcW w:w="2695" w:type="dxa"/>
            <w:tcBorders>
              <w:right w:val="single" w:sz="4" w:space="0" w:color="C4CCCD" w:themeColor="accent6" w:themeTint="66"/>
            </w:tcBorders>
          </w:tcPr>
          <w:p w14:paraId="196B3110" w14:textId="4B4A621B" w:rsidR="0040323A" w:rsidRPr="006B761B" w:rsidDel="00710C02" w:rsidRDefault="0040323A">
            <w:pPr>
              <w:rPr>
                <w:del w:id="215" w:author="Christina Headley" w:date="2020-01-14T15:49:00Z"/>
              </w:rPr>
            </w:pPr>
            <w:del w:id="216" w:author="Christina Headley" w:date="2020-01-14T15:49:00Z">
              <w:r w:rsidRPr="006B761B" w:rsidDel="00710C02">
                <w:delText>Rec</w:delText>
              </w:r>
              <w:r w:rsidR="00BF0E86" w:rsidRPr="006B761B" w:rsidDel="00710C02">
                <w:delText>ei</w:delText>
              </w:r>
              <w:r w:rsidRPr="006B761B" w:rsidDel="00710C02">
                <w:delText xml:space="preserve">ve investments </w:delText>
              </w:r>
            </w:del>
          </w:p>
        </w:tc>
        <w:tc>
          <w:tcPr>
            <w:tcW w:w="6655" w:type="dxa"/>
            <w:tcBorders>
              <w:left w:val="single" w:sz="4" w:space="0" w:color="C4CCCD" w:themeColor="accent6" w:themeTint="66"/>
            </w:tcBorders>
          </w:tcPr>
          <w:p w14:paraId="4045FB6B" w14:textId="0F620A06" w:rsidR="0040323A" w:rsidRPr="006B761B" w:rsidDel="00710C02" w:rsidRDefault="0040323A" w:rsidP="00D12F60">
            <w:pPr>
              <w:pStyle w:val="ListParagraph"/>
              <w:numPr>
                <w:ilvl w:val="0"/>
                <w:numId w:val="48"/>
              </w:numPr>
              <w:ind w:left="281" w:hanging="281"/>
              <w:rPr>
                <w:del w:id="217" w:author="Christina Headley" w:date="2020-01-14T15:49:00Z"/>
              </w:rPr>
            </w:pPr>
            <w:del w:id="218" w:author="Christina Headley" w:date="2020-01-14T15:49:00Z">
              <w:r w:rsidRPr="006B761B" w:rsidDel="00710C02">
                <w:delText>Generated investments of $</w:delText>
              </w:r>
              <w:r w:rsidR="00C97D9B" w:rsidRPr="006B761B" w:rsidDel="00710C02">
                <w:delText xml:space="preserve">170 </w:delText>
              </w:r>
              <w:r w:rsidRPr="006B761B" w:rsidDel="00710C02">
                <w:delText>million (USD) from Amazon Alexa Fund, Intel, Canadian government</w:delText>
              </w:r>
              <w:r w:rsidR="00C97D9B" w:rsidRPr="006B761B" w:rsidDel="00710C02">
                <w:delText>, and others</w:delText>
              </w:r>
            </w:del>
            <w:customXmlDelRangeStart w:id="219" w:author="Christina Headley" w:date="2020-01-14T15:49:00Z"/>
            <w:sdt>
              <w:sdtPr>
                <w:id w:val="1067302674"/>
                <w:citation/>
              </w:sdtPr>
              <w:sdtContent>
                <w:customXmlDelRangeEnd w:id="219"/>
                <w:del w:id="220" w:author="Christina Headley" w:date="2020-01-14T15:49:00Z">
                  <w:r w:rsidR="00D367D4" w:rsidDel="00710C02">
                    <w:fldChar w:fldCharType="begin"/>
                  </w:r>
                  <w:r w:rsidR="00D367D4" w:rsidDel="00710C02">
                    <w:delInstrText xml:space="preserve"> CITATION Nor19 \l 1033 </w:delInstrText>
                  </w:r>
                  <w:r w:rsidR="00D367D4" w:rsidDel="00710C02">
                    <w:fldChar w:fldCharType="separate"/>
                  </w:r>
                  <w:r w:rsidR="00BC1624" w:rsidDel="00710C02">
                    <w:rPr>
                      <w:noProof/>
                    </w:rPr>
                    <w:delText xml:space="preserve"> </w:delText>
                  </w:r>
                  <w:r w:rsidR="00BC1624" w:rsidRPr="00BC1624" w:rsidDel="00710C02">
                    <w:rPr>
                      <w:noProof/>
                    </w:rPr>
                    <w:delText>[1]</w:delText>
                  </w:r>
                  <w:r w:rsidR="00D367D4" w:rsidDel="00710C02">
                    <w:fldChar w:fldCharType="end"/>
                  </w:r>
                </w:del>
                <w:customXmlDelRangeStart w:id="221" w:author="Christina Headley" w:date="2020-01-14T15:49:00Z"/>
              </w:sdtContent>
            </w:sdt>
            <w:customXmlDelRangeEnd w:id="221"/>
            <w:del w:id="222" w:author="Christina Headley" w:date="2020-01-14T15:49:00Z">
              <w:r w:rsidR="00D02F93" w:rsidDel="00710C02">
                <w:delText>.</w:delText>
              </w:r>
            </w:del>
          </w:p>
        </w:tc>
      </w:tr>
      <w:tr w:rsidR="003E3792" w:rsidRPr="006B761B" w:rsidDel="00710C02" w14:paraId="5FEDC3A0" w14:textId="2BFAD027" w:rsidTr="00EB7B0F">
        <w:trPr>
          <w:del w:id="223" w:author="Christina Headley" w:date="2020-01-14T15:49:00Z"/>
        </w:trPr>
        <w:tc>
          <w:tcPr>
            <w:tcW w:w="2695" w:type="dxa"/>
            <w:tcBorders>
              <w:right w:val="single" w:sz="4" w:space="0" w:color="C4CCCD" w:themeColor="accent6" w:themeTint="66"/>
            </w:tcBorders>
          </w:tcPr>
          <w:p w14:paraId="45E24627" w14:textId="1E265283" w:rsidR="003E3792" w:rsidRPr="006B761B" w:rsidDel="00710C02" w:rsidRDefault="00F8089F">
            <w:pPr>
              <w:rPr>
                <w:del w:id="224" w:author="Christina Headley" w:date="2020-01-14T15:49:00Z"/>
              </w:rPr>
            </w:pPr>
            <w:del w:id="225" w:author="Christina Headley" w:date="2020-01-14T15:49:00Z">
              <w:r w:rsidRPr="006B761B" w:rsidDel="00710C02">
                <w:delText>Become a key player in an emerging market</w:delText>
              </w:r>
            </w:del>
          </w:p>
        </w:tc>
        <w:tc>
          <w:tcPr>
            <w:tcW w:w="6655" w:type="dxa"/>
            <w:tcBorders>
              <w:left w:val="single" w:sz="4" w:space="0" w:color="C4CCCD" w:themeColor="accent6" w:themeTint="66"/>
            </w:tcBorders>
          </w:tcPr>
          <w:p w14:paraId="21793393" w14:textId="44EB33BA" w:rsidR="00D77300" w:rsidRPr="006B761B" w:rsidDel="00710C02" w:rsidRDefault="00D77300" w:rsidP="00D12F60">
            <w:pPr>
              <w:pStyle w:val="ListParagraph"/>
              <w:numPr>
                <w:ilvl w:val="0"/>
                <w:numId w:val="48"/>
              </w:numPr>
              <w:ind w:left="281" w:hanging="281"/>
              <w:rPr>
                <w:del w:id="226" w:author="Christina Headley" w:date="2020-01-14T15:49:00Z"/>
              </w:rPr>
            </w:pPr>
            <w:del w:id="227" w:author="Christina Headley" w:date="2020-01-14T15:49:00Z">
              <w:r w:rsidRPr="006B761B" w:rsidDel="00710C02">
                <w:delText>Creator of first pair of everyday smart glasses</w:delText>
              </w:r>
              <w:r w:rsidR="00D02F93" w:rsidDel="00710C02">
                <w:delText>.</w:delText>
              </w:r>
            </w:del>
          </w:p>
          <w:p w14:paraId="507426ED" w14:textId="094BD2B6" w:rsidR="003E3792" w:rsidRPr="006B761B" w:rsidDel="00710C02" w:rsidRDefault="00D77300" w:rsidP="00D12F60">
            <w:pPr>
              <w:pStyle w:val="ListParagraph"/>
              <w:numPr>
                <w:ilvl w:val="0"/>
                <w:numId w:val="48"/>
              </w:numPr>
              <w:ind w:left="281" w:hanging="281"/>
              <w:rPr>
                <w:del w:id="228" w:author="Christina Headley" w:date="2020-01-14T15:49:00Z"/>
              </w:rPr>
            </w:pPr>
            <w:del w:id="229" w:author="Christina Headley" w:date="2020-01-14T15:49:00Z">
              <w:r w:rsidRPr="006B761B" w:rsidDel="00710C02">
                <w:delText>Increase</w:delText>
              </w:r>
              <w:r w:rsidR="0040323A" w:rsidRPr="006B761B" w:rsidDel="00710C02">
                <w:delText xml:space="preserve"> brand</w:delText>
              </w:r>
              <w:r w:rsidRPr="006B761B" w:rsidDel="00710C02">
                <w:delText xml:space="preserve"> </w:delText>
              </w:r>
              <w:r w:rsidR="00750949" w:rsidRPr="006B761B" w:rsidDel="00710C02">
                <w:delText>recognition</w:delText>
              </w:r>
              <w:r w:rsidR="00D02F93" w:rsidDel="00710C02">
                <w:delText>.</w:delText>
              </w:r>
            </w:del>
          </w:p>
          <w:p w14:paraId="6B0F57CB" w14:textId="7DDD0243" w:rsidR="0040323A" w:rsidRPr="006B761B" w:rsidDel="00710C02" w:rsidRDefault="0040323A" w:rsidP="00D12F60">
            <w:pPr>
              <w:pStyle w:val="ListParagraph"/>
              <w:numPr>
                <w:ilvl w:val="0"/>
                <w:numId w:val="48"/>
              </w:numPr>
              <w:ind w:left="281" w:hanging="281"/>
              <w:rPr>
                <w:del w:id="230" w:author="Christina Headley" w:date="2020-01-14T15:49:00Z"/>
              </w:rPr>
            </w:pPr>
            <w:del w:id="231" w:author="Christina Headley" w:date="2020-01-14T15:49:00Z">
              <w:r w:rsidRPr="006B761B" w:rsidDel="00710C02">
                <w:delText>Be seen as a market leader</w:delText>
              </w:r>
              <w:r w:rsidR="00D02F93" w:rsidDel="00710C02">
                <w:delText>.</w:delText>
              </w:r>
            </w:del>
          </w:p>
          <w:p w14:paraId="14AA2F85" w14:textId="59CD1711" w:rsidR="0040323A" w:rsidRPr="006B761B" w:rsidDel="00710C02" w:rsidRDefault="0040323A" w:rsidP="00D12F60">
            <w:pPr>
              <w:pStyle w:val="ListParagraph"/>
              <w:numPr>
                <w:ilvl w:val="0"/>
                <w:numId w:val="48"/>
              </w:numPr>
              <w:ind w:left="281" w:hanging="281"/>
              <w:rPr>
                <w:del w:id="232" w:author="Christina Headley" w:date="2020-01-14T15:49:00Z"/>
              </w:rPr>
            </w:pPr>
            <w:del w:id="233" w:author="Christina Headley" w:date="2020-01-14T15:49:00Z">
              <w:r w:rsidRPr="006B761B" w:rsidDel="00710C02">
                <w:delText>Be known for cutting-edge technology</w:delText>
              </w:r>
              <w:r w:rsidR="00D02F93" w:rsidDel="00710C02">
                <w:delText>.</w:delText>
              </w:r>
            </w:del>
          </w:p>
        </w:tc>
      </w:tr>
      <w:tr w:rsidR="0040323A" w:rsidRPr="006B761B" w:rsidDel="00710C02" w14:paraId="3CAC71AB" w14:textId="44EE83FF" w:rsidTr="00EB7B0F">
        <w:trPr>
          <w:del w:id="234" w:author="Christina Headley" w:date="2020-01-14T15:49:00Z"/>
        </w:trPr>
        <w:tc>
          <w:tcPr>
            <w:tcW w:w="2695" w:type="dxa"/>
            <w:tcBorders>
              <w:right w:val="single" w:sz="4" w:space="0" w:color="C4CCCD" w:themeColor="accent6" w:themeTint="66"/>
            </w:tcBorders>
          </w:tcPr>
          <w:p w14:paraId="0DA2ADB4" w14:textId="796169A2" w:rsidR="0040323A" w:rsidRPr="006B761B" w:rsidDel="00710C02" w:rsidRDefault="00BF0E86">
            <w:pPr>
              <w:rPr>
                <w:del w:id="235" w:author="Christina Headley" w:date="2020-01-14T15:49:00Z"/>
              </w:rPr>
            </w:pPr>
            <w:del w:id="236" w:author="Christina Headley" w:date="2020-01-14T15:49:00Z">
              <w:r w:rsidRPr="006B761B" w:rsidDel="00710C02">
                <w:delText>Hold</w:delText>
              </w:r>
              <w:r w:rsidR="0040323A" w:rsidRPr="006B761B" w:rsidDel="00710C02">
                <w:delText xml:space="preserve"> valuable patents</w:delText>
              </w:r>
            </w:del>
          </w:p>
        </w:tc>
        <w:tc>
          <w:tcPr>
            <w:tcW w:w="6655" w:type="dxa"/>
            <w:tcBorders>
              <w:left w:val="single" w:sz="4" w:space="0" w:color="C4CCCD" w:themeColor="accent6" w:themeTint="66"/>
            </w:tcBorders>
          </w:tcPr>
          <w:p w14:paraId="0F654F9C" w14:textId="4999A0B5" w:rsidR="0040323A" w:rsidRPr="006B761B" w:rsidDel="00710C02" w:rsidRDefault="0040323A" w:rsidP="00D12F60">
            <w:pPr>
              <w:pStyle w:val="ListParagraph"/>
              <w:numPr>
                <w:ilvl w:val="0"/>
                <w:numId w:val="48"/>
              </w:numPr>
              <w:ind w:left="281" w:hanging="281"/>
              <w:rPr>
                <w:del w:id="237" w:author="Christina Headley" w:date="2020-01-14T15:49:00Z"/>
              </w:rPr>
            </w:pPr>
            <w:del w:id="238" w:author="Christina Headley" w:date="2020-01-14T15:49:00Z">
              <w:r w:rsidRPr="006B761B" w:rsidDel="00710C02">
                <w:delText>Created several patents for smart glasses</w:delText>
              </w:r>
              <w:r w:rsidR="00D02F93" w:rsidDel="00710C02">
                <w:delText>.</w:delText>
              </w:r>
            </w:del>
          </w:p>
          <w:p w14:paraId="34EE7FE0" w14:textId="39EC9A76" w:rsidR="00BF0E86" w:rsidRPr="006B761B" w:rsidDel="00710C02" w:rsidRDefault="00D02F93" w:rsidP="00D12F60">
            <w:pPr>
              <w:pStyle w:val="ListParagraph"/>
              <w:numPr>
                <w:ilvl w:val="0"/>
                <w:numId w:val="48"/>
              </w:numPr>
              <w:ind w:left="281" w:hanging="281"/>
              <w:rPr>
                <w:del w:id="239" w:author="Christina Headley" w:date="2020-01-14T15:49:00Z"/>
              </w:rPr>
            </w:pPr>
            <w:del w:id="240" w:author="Christina Headley" w:date="2020-01-14T15:49:00Z">
              <w:r w:rsidDel="00710C02">
                <w:delText>A</w:delText>
              </w:r>
              <w:r w:rsidR="001E43A9" w:rsidDel="00710C02">
                <w:delText>c</w:delText>
              </w:r>
              <w:r w:rsidDel="00710C02">
                <w:delText>quir</w:delText>
              </w:r>
              <w:r w:rsidR="00BF0E86" w:rsidRPr="006B761B" w:rsidDel="00710C02">
                <w:delText>ed related patents from Intel</w:delText>
              </w:r>
            </w:del>
            <w:customXmlDelRangeStart w:id="241" w:author="Christina Headley" w:date="2020-01-14T15:49:00Z"/>
            <w:sdt>
              <w:sdtPr>
                <w:id w:val="-1742786446"/>
                <w:citation/>
              </w:sdtPr>
              <w:sdtContent>
                <w:customXmlDelRangeEnd w:id="241"/>
                <w:del w:id="242" w:author="Christina Headley" w:date="2020-01-14T15:49:00Z">
                  <w:r w:rsidDel="00710C02">
                    <w:fldChar w:fldCharType="begin"/>
                  </w:r>
                  <w:r w:rsidDel="00710C02">
                    <w:delInstrText xml:space="preserve"> CITATION Boh18 \l 1033 </w:delInstrText>
                  </w:r>
                  <w:r w:rsidDel="00710C02">
                    <w:fldChar w:fldCharType="separate"/>
                  </w:r>
                  <w:r w:rsidR="00BC1624" w:rsidDel="00710C02">
                    <w:rPr>
                      <w:noProof/>
                    </w:rPr>
                    <w:delText xml:space="preserve"> </w:delText>
                  </w:r>
                  <w:r w:rsidR="00BC1624" w:rsidRPr="00BC1624" w:rsidDel="00710C02">
                    <w:rPr>
                      <w:noProof/>
                    </w:rPr>
                    <w:delText>[53]</w:delText>
                  </w:r>
                  <w:r w:rsidDel="00710C02">
                    <w:fldChar w:fldCharType="end"/>
                  </w:r>
                </w:del>
                <w:customXmlDelRangeStart w:id="243" w:author="Christina Headley" w:date="2020-01-14T15:49:00Z"/>
              </w:sdtContent>
            </w:sdt>
            <w:customXmlDelRangeEnd w:id="243"/>
            <w:del w:id="244" w:author="Christina Headley" w:date="2020-01-14T15:49:00Z">
              <w:r w:rsidDel="00710C02">
                <w:delText>.</w:delText>
              </w:r>
            </w:del>
          </w:p>
        </w:tc>
      </w:tr>
    </w:tbl>
    <w:p w14:paraId="4E6CE0C1" w14:textId="0D4AB365" w:rsidR="008F668C" w:rsidDel="00710C02" w:rsidRDefault="008F668C">
      <w:pPr>
        <w:rPr>
          <w:del w:id="245" w:author="Christina Headley" w:date="2020-01-14T15:49:00Z"/>
        </w:rPr>
      </w:pPr>
    </w:p>
    <w:p w14:paraId="30BD26BB" w14:textId="4879370B" w:rsidR="005120D2" w:rsidRPr="006B761B" w:rsidRDefault="008F668C">
      <w:r>
        <w:br w:type="page"/>
      </w:r>
    </w:p>
    <w:sdt>
      <w:sdtPr>
        <w:rPr>
          <w:rFonts w:eastAsia="Times New Roman" w:cs="Times New Roman"/>
          <w:color w:val="auto"/>
          <w:sz w:val="24"/>
          <w:szCs w:val="24"/>
        </w:rPr>
        <w:id w:val="618570303"/>
        <w:docPartObj>
          <w:docPartGallery w:val="Bibliographies"/>
          <w:docPartUnique/>
        </w:docPartObj>
      </w:sdtPr>
      <w:sdtContent>
        <w:p w14:paraId="2A078D4C" w14:textId="22F4550B" w:rsidR="008E7350" w:rsidRPr="006B761B" w:rsidRDefault="008E7350" w:rsidP="001A4F9D">
          <w:pPr>
            <w:pStyle w:val="Heading1"/>
          </w:pPr>
          <w:r w:rsidRPr="006B761B">
            <w:t>Works Cited</w:t>
          </w:r>
        </w:p>
        <w:p w14:paraId="2D83D480" w14:textId="77777777" w:rsidR="00BC1624" w:rsidRDefault="008E7350">
          <w:pPr>
            <w:rPr>
              <w:rFonts w:asciiTheme="minorHAnsi" w:eastAsiaTheme="minorHAnsi" w:hAnsiTheme="minorHAnsi" w:cstheme="minorBidi"/>
              <w:noProof/>
              <w:sz w:val="22"/>
              <w:szCs w:val="22"/>
            </w:rPr>
          </w:pPr>
          <w:r w:rsidRPr="00320995">
            <w:fldChar w:fldCharType="begin"/>
          </w:r>
          <w:r w:rsidRPr="006B761B">
            <w:instrText xml:space="preserve"> BIBLIOGRAPHY </w:instrText>
          </w:r>
          <w:r w:rsidRPr="00320995">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6"/>
            <w:gridCol w:w="8784"/>
          </w:tblGrid>
          <w:tr w:rsidR="00BC1624" w14:paraId="42F48657" w14:textId="77777777" w:rsidTr="00BC1624">
            <w:trPr>
              <w:divId w:val="132141081"/>
              <w:tblCellSpacing w:w="15" w:type="dxa"/>
            </w:trPr>
            <w:tc>
              <w:tcPr>
                <w:tcW w:w="531" w:type="dxa"/>
                <w:hideMark/>
              </w:tcPr>
              <w:p w14:paraId="65AC6D57" w14:textId="1942AA16" w:rsidR="00BC1624" w:rsidRDefault="00BC1624">
                <w:pPr>
                  <w:pStyle w:val="Bibliography"/>
                  <w:rPr>
                    <w:noProof/>
                  </w:rPr>
                </w:pPr>
                <w:r>
                  <w:rPr>
                    <w:noProof/>
                  </w:rPr>
                  <w:t xml:space="preserve">[1] </w:t>
                </w:r>
              </w:p>
            </w:tc>
            <w:tc>
              <w:tcPr>
                <w:tcW w:w="8739" w:type="dxa"/>
                <w:hideMark/>
              </w:tcPr>
              <w:p w14:paraId="22EB965F" w14:textId="77777777" w:rsidR="00BC1624" w:rsidRDefault="00BC1624">
                <w:pPr>
                  <w:pStyle w:val="Bibliography"/>
                  <w:rPr>
                    <w:noProof/>
                  </w:rPr>
                </w:pPr>
                <w:r>
                  <w:rPr>
                    <w:noProof/>
                  </w:rPr>
                  <w:t>North, "About Us," [Online]. Available: https://www.bynorth.com/about. [Accessed 25 August 2019].</w:t>
                </w:r>
              </w:p>
            </w:tc>
          </w:tr>
          <w:tr w:rsidR="00BC1624" w14:paraId="4E49DB71" w14:textId="77777777" w:rsidTr="00BC1624">
            <w:trPr>
              <w:divId w:val="132141081"/>
              <w:tblCellSpacing w:w="15" w:type="dxa"/>
            </w:trPr>
            <w:tc>
              <w:tcPr>
                <w:tcW w:w="531" w:type="dxa"/>
                <w:hideMark/>
              </w:tcPr>
              <w:p w14:paraId="39D28A8D" w14:textId="77777777" w:rsidR="00BC1624" w:rsidRDefault="00BC1624">
                <w:pPr>
                  <w:pStyle w:val="Bibliography"/>
                  <w:rPr>
                    <w:noProof/>
                  </w:rPr>
                </w:pPr>
                <w:r>
                  <w:rPr>
                    <w:noProof/>
                  </w:rPr>
                  <w:t xml:space="preserve">[2] </w:t>
                </w:r>
              </w:p>
            </w:tc>
            <w:tc>
              <w:tcPr>
                <w:tcW w:w="8739" w:type="dxa"/>
                <w:hideMark/>
              </w:tcPr>
              <w:p w14:paraId="5D1A1FFC" w14:textId="77777777" w:rsidR="00BC1624" w:rsidRDefault="00BC1624">
                <w:pPr>
                  <w:pStyle w:val="Bibliography"/>
                  <w:rPr>
                    <w:noProof/>
                  </w:rPr>
                </w:pPr>
                <w:r>
                  <w:rPr>
                    <w:noProof/>
                  </w:rPr>
                  <w:t>B. Caldwell, "Waterloo Stories," 12 January 2017. [Online]. Available: https://uwaterloo.ca/stories/326m-federal-funding-new-engineering-7-building. [Accessed 26 August 2019].</w:t>
                </w:r>
              </w:p>
            </w:tc>
          </w:tr>
          <w:tr w:rsidR="00BC1624" w14:paraId="50D84827" w14:textId="77777777" w:rsidTr="00BC1624">
            <w:trPr>
              <w:divId w:val="132141081"/>
              <w:tblCellSpacing w:w="15" w:type="dxa"/>
            </w:trPr>
            <w:tc>
              <w:tcPr>
                <w:tcW w:w="531" w:type="dxa"/>
                <w:hideMark/>
              </w:tcPr>
              <w:p w14:paraId="0274502D" w14:textId="77777777" w:rsidR="00BC1624" w:rsidRDefault="00BC1624">
                <w:pPr>
                  <w:pStyle w:val="Bibliography"/>
                  <w:rPr>
                    <w:noProof/>
                  </w:rPr>
                </w:pPr>
                <w:r>
                  <w:rPr>
                    <w:noProof/>
                  </w:rPr>
                  <w:t xml:space="preserve">[3] </w:t>
                </w:r>
              </w:p>
            </w:tc>
            <w:tc>
              <w:tcPr>
                <w:tcW w:w="8739" w:type="dxa"/>
                <w:hideMark/>
              </w:tcPr>
              <w:p w14:paraId="433484D2" w14:textId="77777777" w:rsidR="00BC1624" w:rsidRDefault="00BC1624">
                <w:pPr>
                  <w:pStyle w:val="Bibliography"/>
                  <w:rPr>
                    <w:noProof/>
                  </w:rPr>
                </w:pPr>
                <w:r>
                  <w:rPr>
                    <w:noProof/>
                  </w:rPr>
                  <w:t>L. Goode, "Are Focals the Smart Glasses You’ll Finally Want To Wear?," 23 October 2018. [Online]. Available: https://www.wired.com/story/focals-smart-glasses-with-alexa/. [Accessed 24 August 2019].</w:t>
                </w:r>
              </w:p>
            </w:tc>
          </w:tr>
          <w:tr w:rsidR="00BC1624" w14:paraId="51E0D427" w14:textId="77777777" w:rsidTr="00BC1624">
            <w:trPr>
              <w:divId w:val="132141081"/>
              <w:tblCellSpacing w:w="15" w:type="dxa"/>
            </w:trPr>
            <w:tc>
              <w:tcPr>
                <w:tcW w:w="531" w:type="dxa"/>
                <w:hideMark/>
              </w:tcPr>
              <w:p w14:paraId="1454E52D" w14:textId="77777777" w:rsidR="00BC1624" w:rsidRDefault="00BC1624">
                <w:pPr>
                  <w:pStyle w:val="Bibliography"/>
                  <w:rPr>
                    <w:noProof/>
                  </w:rPr>
                </w:pPr>
                <w:r>
                  <w:rPr>
                    <w:noProof/>
                  </w:rPr>
                  <w:t xml:space="preserve">[4] </w:t>
                </w:r>
              </w:p>
            </w:tc>
            <w:tc>
              <w:tcPr>
                <w:tcW w:w="8739" w:type="dxa"/>
                <w:hideMark/>
              </w:tcPr>
              <w:p w14:paraId="17E89D22" w14:textId="77777777" w:rsidR="00BC1624" w:rsidRDefault="00BC1624">
                <w:pPr>
                  <w:pStyle w:val="Bibliography"/>
                  <w:rPr>
                    <w:noProof/>
                  </w:rPr>
                </w:pPr>
                <w:r>
                  <w:rPr>
                    <w:noProof/>
                  </w:rPr>
                  <w:t>IBISWorld, "Products &amp; Markets," [Online]. Available: http://clients1.ibisworld.com.libproxy.berkeley.edu/reports/us/industry/productsandmarkets.aspx?entid=1024. [Accessed 13 August 2019].</w:t>
                </w:r>
              </w:p>
            </w:tc>
          </w:tr>
          <w:tr w:rsidR="00BC1624" w14:paraId="52E431EA" w14:textId="77777777" w:rsidTr="00BC1624">
            <w:trPr>
              <w:divId w:val="132141081"/>
              <w:tblCellSpacing w:w="15" w:type="dxa"/>
            </w:trPr>
            <w:tc>
              <w:tcPr>
                <w:tcW w:w="531" w:type="dxa"/>
                <w:hideMark/>
              </w:tcPr>
              <w:p w14:paraId="3937BBDA" w14:textId="77777777" w:rsidR="00BC1624" w:rsidRDefault="00BC1624">
                <w:pPr>
                  <w:pStyle w:val="Bibliography"/>
                  <w:rPr>
                    <w:noProof/>
                  </w:rPr>
                </w:pPr>
                <w:r>
                  <w:rPr>
                    <w:noProof/>
                  </w:rPr>
                  <w:t xml:space="preserve">[5] </w:t>
                </w:r>
              </w:p>
            </w:tc>
            <w:tc>
              <w:tcPr>
                <w:tcW w:w="8739" w:type="dxa"/>
                <w:hideMark/>
              </w:tcPr>
              <w:p w14:paraId="2A2E7250" w14:textId="77777777" w:rsidR="00BC1624" w:rsidRDefault="00BC1624">
                <w:pPr>
                  <w:pStyle w:val="Bibliography"/>
                  <w:rPr>
                    <w:noProof/>
                  </w:rPr>
                </w:pPr>
                <w:r>
                  <w:rPr>
                    <w:noProof/>
                  </w:rPr>
                  <w:t>Consumer Technology Association, "Wholesale revenue consumer electronics (CE) shipments in the U.S. from 2009 to 2019 (in billions of U.S. dollars)," 6 January 2019. [Online]. Available: https://www-statista-com.libproxy.berkeley.edu/statistics/272115/revenue-growth-ce-industry/. [Accessed 13 August 2019].</w:t>
                </w:r>
              </w:p>
            </w:tc>
          </w:tr>
          <w:tr w:rsidR="00BC1624" w14:paraId="061D4F90" w14:textId="77777777" w:rsidTr="00BC1624">
            <w:trPr>
              <w:divId w:val="132141081"/>
              <w:tblCellSpacing w:w="15" w:type="dxa"/>
            </w:trPr>
            <w:tc>
              <w:tcPr>
                <w:tcW w:w="531" w:type="dxa"/>
                <w:hideMark/>
              </w:tcPr>
              <w:p w14:paraId="175BC975" w14:textId="77777777" w:rsidR="00BC1624" w:rsidRDefault="00BC1624">
                <w:pPr>
                  <w:pStyle w:val="Bibliography"/>
                  <w:rPr>
                    <w:noProof/>
                  </w:rPr>
                </w:pPr>
                <w:r>
                  <w:rPr>
                    <w:noProof/>
                  </w:rPr>
                  <w:t xml:space="preserve">[6] </w:t>
                </w:r>
              </w:p>
            </w:tc>
            <w:tc>
              <w:tcPr>
                <w:tcW w:w="8739" w:type="dxa"/>
                <w:hideMark/>
              </w:tcPr>
              <w:p w14:paraId="374C531D" w14:textId="77777777" w:rsidR="00BC1624" w:rsidRDefault="00BC1624">
                <w:pPr>
                  <w:pStyle w:val="Bibliography"/>
                  <w:rPr>
                    <w:noProof/>
                  </w:rPr>
                </w:pPr>
                <w:r>
                  <w:rPr>
                    <w:noProof/>
                  </w:rPr>
                  <w:t>Statistica, "Consumer Electronics," [Online]. Available: https://www-statista-com.libproxy.berkeley.edu/markets/418/topic/485/consumer-electronics/. [Accessed 13 August 2019].</w:t>
                </w:r>
              </w:p>
            </w:tc>
          </w:tr>
          <w:tr w:rsidR="00BC1624" w14:paraId="5CA5EFE9" w14:textId="77777777" w:rsidTr="00BC1624">
            <w:trPr>
              <w:divId w:val="132141081"/>
              <w:tblCellSpacing w:w="15" w:type="dxa"/>
            </w:trPr>
            <w:tc>
              <w:tcPr>
                <w:tcW w:w="531" w:type="dxa"/>
                <w:hideMark/>
              </w:tcPr>
              <w:p w14:paraId="2D81FA7D" w14:textId="77777777" w:rsidR="00BC1624" w:rsidRDefault="00BC1624">
                <w:pPr>
                  <w:pStyle w:val="Bibliography"/>
                  <w:rPr>
                    <w:noProof/>
                  </w:rPr>
                </w:pPr>
                <w:r>
                  <w:rPr>
                    <w:noProof/>
                  </w:rPr>
                  <w:t xml:space="preserve">[7] </w:t>
                </w:r>
              </w:p>
            </w:tc>
            <w:tc>
              <w:tcPr>
                <w:tcW w:w="8739" w:type="dxa"/>
                <w:hideMark/>
              </w:tcPr>
              <w:p w14:paraId="6E736992" w14:textId="77777777" w:rsidR="00BC1624" w:rsidRDefault="00BC1624">
                <w:pPr>
                  <w:pStyle w:val="Bibliography"/>
                  <w:rPr>
                    <w:noProof/>
                  </w:rPr>
                </w:pPr>
                <w:r>
                  <w:rPr>
                    <w:noProof/>
                  </w:rPr>
                  <w:t>Statistica, "Consumer Electronics - United States," [Online]. Available: https://www-statista-com.libproxy.berkeley.edu/outlook/15000000/109/consumer-electronics/united-states. [Accessed 10 August 2019].</w:t>
                </w:r>
              </w:p>
            </w:tc>
          </w:tr>
          <w:tr w:rsidR="00BC1624" w14:paraId="7ED6D846" w14:textId="77777777" w:rsidTr="00BC1624">
            <w:trPr>
              <w:divId w:val="132141081"/>
              <w:tblCellSpacing w:w="15" w:type="dxa"/>
            </w:trPr>
            <w:tc>
              <w:tcPr>
                <w:tcW w:w="531" w:type="dxa"/>
                <w:hideMark/>
              </w:tcPr>
              <w:p w14:paraId="64F1B0CF" w14:textId="77777777" w:rsidR="00BC1624" w:rsidRDefault="00BC1624">
                <w:pPr>
                  <w:pStyle w:val="Bibliography"/>
                  <w:rPr>
                    <w:noProof/>
                  </w:rPr>
                </w:pPr>
                <w:r>
                  <w:rPr>
                    <w:noProof/>
                  </w:rPr>
                  <w:t xml:space="preserve">[8] </w:t>
                </w:r>
              </w:p>
            </w:tc>
            <w:tc>
              <w:tcPr>
                <w:tcW w:w="8739" w:type="dxa"/>
                <w:hideMark/>
              </w:tcPr>
              <w:p w14:paraId="2718D602" w14:textId="77777777" w:rsidR="00BC1624" w:rsidRDefault="00BC1624">
                <w:pPr>
                  <w:pStyle w:val="Bibliography"/>
                  <w:rPr>
                    <w:noProof/>
                  </w:rPr>
                </w:pPr>
                <w:r>
                  <w:rPr>
                    <w:noProof/>
                  </w:rPr>
                  <w:t>A. Oloruntoba, "Consumer Electronics Report 2019: Statista Consumer Market Outlook – Market Report," Statistica, July 2019.</w:t>
                </w:r>
              </w:p>
            </w:tc>
          </w:tr>
          <w:tr w:rsidR="00BC1624" w14:paraId="459658EB" w14:textId="77777777" w:rsidTr="00BC1624">
            <w:trPr>
              <w:divId w:val="132141081"/>
              <w:tblCellSpacing w:w="15" w:type="dxa"/>
            </w:trPr>
            <w:tc>
              <w:tcPr>
                <w:tcW w:w="531" w:type="dxa"/>
                <w:hideMark/>
              </w:tcPr>
              <w:p w14:paraId="1333F58F" w14:textId="77777777" w:rsidR="00BC1624" w:rsidRDefault="00BC1624">
                <w:pPr>
                  <w:pStyle w:val="Bibliography"/>
                  <w:rPr>
                    <w:noProof/>
                  </w:rPr>
                </w:pPr>
                <w:r>
                  <w:rPr>
                    <w:noProof/>
                  </w:rPr>
                  <w:t xml:space="preserve">[9] </w:t>
                </w:r>
              </w:p>
            </w:tc>
            <w:tc>
              <w:tcPr>
                <w:tcW w:w="8739" w:type="dxa"/>
                <w:hideMark/>
              </w:tcPr>
              <w:p w14:paraId="4B6039CD" w14:textId="77777777" w:rsidR="00BC1624" w:rsidRDefault="00BC1624">
                <w:pPr>
                  <w:pStyle w:val="Bibliography"/>
                  <w:rPr>
                    <w:noProof/>
                  </w:rPr>
                </w:pPr>
                <w:r>
                  <w:rPr>
                    <w:noProof/>
                  </w:rPr>
                  <w:t>IBISWorld, "Competitive Landscape," [Online]. Available: http://clients1.ibisworld.com.libproxy.berkeley.edu/reports/gl/industry/competitivelandscape.aspx?indid=970. [Accessed 10 August 2019].</w:t>
                </w:r>
              </w:p>
            </w:tc>
          </w:tr>
          <w:tr w:rsidR="00BC1624" w14:paraId="27D0BFD1" w14:textId="77777777" w:rsidTr="00BC1624">
            <w:trPr>
              <w:divId w:val="132141081"/>
              <w:tblCellSpacing w:w="15" w:type="dxa"/>
            </w:trPr>
            <w:tc>
              <w:tcPr>
                <w:tcW w:w="531" w:type="dxa"/>
                <w:hideMark/>
              </w:tcPr>
              <w:p w14:paraId="33DE1B58" w14:textId="77777777" w:rsidR="00BC1624" w:rsidRDefault="00BC1624">
                <w:pPr>
                  <w:pStyle w:val="Bibliography"/>
                  <w:rPr>
                    <w:noProof/>
                  </w:rPr>
                </w:pPr>
                <w:r>
                  <w:rPr>
                    <w:noProof/>
                  </w:rPr>
                  <w:t xml:space="preserve">[10] </w:t>
                </w:r>
              </w:p>
            </w:tc>
            <w:tc>
              <w:tcPr>
                <w:tcW w:w="8739" w:type="dxa"/>
                <w:hideMark/>
              </w:tcPr>
              <w:p w14:paraId="6ACBCEFD" w14:textId="77777777" w:rsidR="00BC1624" w:rsidRDefault="00BC1624">
                <w:pPr>
                  <w:pStyle w:val="Bibliography"/>
                  <w:rPr>
                    <w:noProof/>
                  </w:rPr>
                </w:pPr>
                <w:r>
                  <w:rPr>
                    <w:noProof/>
                  </w:rPr>
                  <w:t>IBISWorld, "Percentage of households with at least one computer," August 2019. [Online]. Available: http://clients1.ibisworld.com.libproxy.berkeley.edu/reports/us/bed/default.aspx?bedid=4068. [Accessed 14 August 2019].</w:t>
                </w:r>
              </w:p>
            </w:tc>
          </w:tr>
          <w:tr w:rsidR="00BC1624" w14:paraId="4853CD3F" w14:textId="77777777" w:rsidTr="00BC1624">
            <w:trPr>
              <w:divId w:val="132141081"/>
              <w:tblCellSpacing w:w="15" w:type="dxa"/>
            </w:trPr>
            <w:tc>
              <w:tcPr>
                <w:tcW w:w="531" w:type="dxa"/>
                <w:hideMark/>
              </w:tcPr>
              <w:p w14:paraId="0E5B6ACD" w14:textId="77777777" w:rsidR="00BC1624" w:rsidRDefault="00BC1624">
                <w:pPr>
                  <w:pStyle w:val="Bibliography"/>
                  <w:rPr>
                    <w:noProof/>
                  </w:rPr>
                </w:pPr>
                <w:r>
                  <w:rPr>
                    <w:noProof/>
                  </w:rPr>
                  <w:t xml:space="preserve">[11] </w:t>
                </w:r>
              </w:p>
            </w:tc>
            <w:tc>
              <w:tcPr>
                <w:tcW w:w="8739" w:type="dxa"/>
                <w:hideMark/>
              </w:tcPr>
              <w:p w14:paraId="641D04F3" w14:textId="77777777" w:rsidR="00BC1624" w:rsidRDefault="00BC1624">
                <w:pPr>
                  <w:pStyle w:val="Bibliography"/>
                  <w:rPr>
                    <w:noProof/>
                  </w:rPr>
                </w:pPr>
                <w:r>
                  <w:rPr>
                    <w:noProof/>
                  </w:rPr>
                  <w:t>V. Petrock, "Top 10 Tech Trends from CES 2019," 2019 20 February. [Online]. Available: https://content-na1.emarketer.com/top-10-tech-trends-from-ces-2019. [Accessed 14 August 2019].</w:t>
                </w:r>
              </w:p>
            </w:tc>
          </w:tr>
          <w:tr w:rsidR="00BC1624" w14:paraId="72719D5D" w14:textId="77777777" w:rsidTr="00BC1624">
            <w:trPr>
              <w:divId w:val="132141081"/>
              <w:tblCellSpacing w:w="15" w:type="dxa"/>
            </w:trPr>
            <w:tc>
              <w:tcPr>
                <w:tcW w:w="531" w:type="dxa"/>
                <w:hideMark/>
              </w:tcPr>
              <w:p w14:paraId="51F5C41A" w14:textId="77777777" w:rsidR="00BC1624" w:rsidRDefault="00BC1624">
                <w:pPr>
                  <w:pStyle w:val="Bibliography"/>
                  <w:rPr>
                    <w:noProof/>
                  </w:rPr>
                </w:pPr>
                <w:r>
                  <w:rPr>
                    <w:noProof/>
                  </w:rPr>
                  <w:t xml:space="preserve">[12] </w:t>
                </w:r>
              </w:p>
            </w:tc>
            <w:tc>
              <w:tcPr>
                <w:tcW w:w="8739" w:type="dxa"/>
                <w:hideMark/>
              </w:tcPr>
              <w:p w14:paraId="5C70E798" w14:textId="77777777" w:rsidR="00BC1624" w:rsidRDefault="00BC1624">
                <w:pPr>
                  <w:pStyle w:val="Bibliography"/>
                  <w:rPr>
                    <w:noProof/>
                  </w:rPr>
                </w:pPr>
                <w:r>
                  <w:rPr>
                    <w:noProof/>
                  </w:rPr>
                  <w:t>Statistica, "Value of the consumer electronics market worldwide from 2015 to 2016 (in billion U.S. dollars), by product category," 7 April 2017. [Online]. Available: https://www-statista-com.libproxy.berkeley.edu/statistics/697201/global-consumer-electronics-market-value-by-product-category/. [Accessed 11 August 2019].</w:t>
                </w:r>
              </w:p>
            </w:tc>
          </w:tr>
          <w:tr w:rsidR="00BC1624" w14:paraId="660CEE9A" w14:textId="77777777" w:rsidTr="00BC1624">
            <w:trPr>
              <w:divId w:val="132141081"/>
              <w:tblCellSpacing w:w="15" w:type="dxa"/>
            </w:trPr>
            <w:tc>
              <w:tcPr>
                <w:tcW w:w="531" w:type="dxa"/>
                <w:hideMark/>
              </w:tcPr>
              <w:p w14:paraId="0BAEEF40" w14:textId="77777777" w:rsidR="00BC1624" w:rsidRDefault="00BC1624">
                <w:pPr>
                  <w:pStyle w:val="Bibliography"/>
                  <w:rPr>
                    <w:noProof/>
                  </w:rPr>
                </w:pPr>
                <w:r>
                  <w:rPr>
                    <w:noProof/>
                  </w:rPr>
                  <w:lastRenderedPageBreak/>
                  <w:t xml:space="preserve">[13] </w:t>
                </w:r>
              </w:p>
            </w:tc>
            <w:tc>
              <w:tcPr>
                <w:tcW w:w="8739" w:type="dxa"/>
                <w:hideMark/>
              </w:tcPr>
              <w:p w14:paraId="511D2478" w14:textId="77777777" w:rsidR="00BC1624" w:rsidRDefault="00BC1624">
                <w:pPr>
                  <w:pStyle w:val="Bibliography"/>
                  <w:rPr>
                    <w:noProof/>
                  </w:rPr>
                </w:pPr>
                <w:r>
                  <w:rPr>
                    <w:noProof/>
                  </w:rPr>
                  <w:t>Tractica, "Wearable device sales revenue worldwide from 2016 to 2022 (in billion U.S. dollars)," 30 September 2017. [Online]. Available: https://www-statista-com.libproxy.berkeley.edu/statistics/610447/wearable-device-revenue-worldwide/. [Accessed 13 August 2019].</w:t>
                </w:r>
              </w:p>
            </w:tc>
          </w:tr>
          <w:tr w:rsidR="00BC1624" w14:paraId="68DB20C2" w14:textId="77777777" w:rsidTr="00BC1624">
            <w:trPr>
              <w:divId w:val="132141081"/>
              <w:tblCellSpacing w:w="15" w:type="dxa"/>
            </w:trPr>
            <w:tc>
              <w:tcPr>
                <w:tcW w:w="531" w:type="dxa"/>
                <w:hideMark/>
              </w:tcPr>
              <w:p w14:paraId="192A7013" w14:textId="77777777" w:rsidR="00BC1624" w:rsidRDefault="00BC1624">
                <w:pPr>
                  <w:pStyle w:val="Bibliography"/>
                  <w:rPr>
                    <w:noProof/>
                  </w:rPr>
                </w:pPr>
                <w:r>
                  <w:rPr>
                    <w:noProof/>
                  </w:rPr>
                  <w:t xml:space="preserve">[14] </w:t>
                </w:r>
              </w:p>
            </w:tc>
            <w:tc>
              <w:tcPr>
                <w:tcW w:w="8739" w:type="dxa"/>
                <w:hideMark/>
              </w:tcPr>
              <w:p w14:paraId="0C1A527C" w14:textId="77777777" w:rsidR="00BC1624" w:rsidRDefault="00BC1624">
                <w:pPr>
                  <w:pStyle w:val="Bibliography"/>
                  <w:rPr>
                    <w:noProof/>
                  </w:rPr>
                </w:pPr>
                <w:r>
                  <w:rPr>
                    <w:noProof/>
                  </w:rPr>
                  <w:t>Compass Intelligence, "Consumer wearables revenues in the United States from 2014 to 2019 (in billion U.S. dollars)," 19 October 2015. [Online]. Available: https://www-statista-com.libproxy.berkeley.edu/statistics/503455/consumer-wearables-revenues-in-the-us/. [Accessed 17 August 2019].</w:t>
                </w:r>
              </w:p>
            </w:tc>
          </w:tr>
          <w:tr w:rsidR="00BC1624" w14:paraId="0802CEBF" w14:textId="77777777" w:rsidTr="00BC1624">
            <w:trPr>
              <w:divId w:val="132141081"/>
              <w:tblCellSpacing w:w="15" w:type="dxa"/>
            </w:trPr>
            <w:tc>
              <w:tcPr>
                <w:tcW w:w="531" w:type="dxa"/>
                <w:hideMark/>
              </w:tcPr>
              <w:p w14:paraId="398497C8" w14:textId="77777777" w:rsidR="00BC1624" w:rsidRDefault="00BC1624">
                <w:pPr>
                  <w:pStyle w:val="Bibliography"/>
                  <w:rPr>
                    <w:noProof/>
                  </w:rPr>
                </w:pPr>
                <w:r>
                  <w:rPr>
                    <w:noProof/>
                  </w:rPr>
                  <w:t xml:space="preserve">[15] </w:t>
                </w:r>
              </w:p>
            </w:tc>
            <w:tc>
              <w:tcPr>
                <w:tcW w:w="8739" w:type="dxa"/>
                <w:hideMark/>
              </w:tcPr>
              <w:p w14:paraId="2EBF9D50" w14:textId="77777777" w:rsidR="00BC1624" w:rsidRDefault="00BC1624">
                <w:pPr>
                  <w:pStyle w:val="Bibliography"/>
                  <w:rPr>
                    <w:noProof/>
                  </w:rPr>
                </w:pPr>
                <w:r>
                  <w:rPr>
                    <w:noProof/>
                  </w:rPr>
                  <w:t>Y. Wurmser, "Wearables 2019," 3 January 2019. [Online]. Available: https://content-na1.emarketer.com/wearables-2019. [Accessed 11 August 2019].</w:t>
                </w:r>
              </w:p>
            </w:tc>
          </w:tr>
          <w:tr w:rsidR="00BC1624" w14:paraId="294954AE" w14:textId="77777777" w:rsidTr="00BC1624">
            <w:trPr>
              <w:divId w:val="132141081"/>
              <w:tblCellSpacing w:w="15" w:type="dxa"/>
            </w:trPr>
            <w:tc>
              <w:tcPr>
                <w:tcW w:w="531" w:type="dxa"/>
                <w:hideMark/>
              </w:tcPr>
              <w:p w14:paraId="6EC23034" w14:textId="77777777" w:rsidR="00BC1624" w:rsidRDefault="00BC1624">
                <w:pPr>
                  <w:pStyle w:val="Bibliography"/>
                  <w:rPr>
                    <w:noProof/>
                  </w:rPr>
                </w:pPr>
                <w:r>
                  <w:rPr>
                    <w:noProof/>
                  </w:rPr>
                  <w:t xml:space="preserve">[16] </w:t>
                </w:r>
              </w:p>
            </w:tc>
            <w:tc>
              <w:tcPr>
                <w:tcW w:w="8739" w:type="dxa"/>
                <w:hideMark/>
              </w:tcPr>
              <w:p w14:paraId="2AC02B49" w14:textId="77777777" w:rsidR="00BC1624" w:rsidRDefault="00BC1624">
                <w:pPr>
                  <w:pStyle w:val="Bibliography"/>
                  <w:rPr>
                    <w:noProof/>
                  </w:rPr>
                </w:pPr>
                <w:r>
                  <w:rPr>
                    <w:noProof/>
                  </w:rPr>
                  <w:t>Market Research Future, "Wearable Technology Market Research Report- Forecast 2022," May 2019. [Online]. Available: https://www.marketresearchfuture.com/reports/wearable-technology-market-2336. [Accessed 17 August 2019].</w:t>
                </w:r>
              </w:p>
            </w:tc>
          </w:tr>
          <w:tr w:rsidR="00BC1624" w14:paraId="1779B283" w14:textId="77777777" w:rsidTr="00BC1624">
            <w:trPr>
              <w:divId w:val="132141081"/>
              <w:tblCellSpacing w:w="15" w:type="dxa"/>
            </w:trPr>
            <w:tc>
              <w:tcPr>
                <w:tcW w:w="531" w:type="dxa"/>
                <w:hideMark/>
              </w:tcPr>
              <w:p w14:paraId="7D4263C9" w14:textId="77777777" w:rsidR="00BC1624" w:rsidRDefault="00BC1624">
                <w:pPr>
                  <w:pStyle w:val="Bibliography"/>
                  <w:rPr>
                    <w:noProof/>
                  </w:rPr>
                </w:pPr>
                <w:r>
                  <w:rPr>
                    <w:noProof/>
                  </w:rPr>
                  <w:t xml:space="preserve">[17] </w:t>
                </w:r>
              </w:p>
            </w:tc>
            <w:tc>
              <w:tcPr>
                <w:tcW w:w="8739" w:type="dxa"/>
                <w:hideMark/>
              </w:tcPr>
              <w:p w14:paraId="76FB0848" w14:textId="77777777" w:rsidR="00BC1624" w:rsidRDefault="00BC1624">
                <w:pPr>
                  <w:pStyle w:val="Bibliography"/>
                  <w:rPr>
                    <w:noProof/>
                  </w:rPr>
                </w:pPr>
                <w:r>
                  <w:rPr>
                    <w:noProof/>
                  </w:rPr>
                  <w:t>Mordor Intelligence, "Smart Wearable Market - Growth, Trends, And Forecast (2019 - 2024)," [Online]. Available: https://www.mordorintelligence.com/industry-reports/smart-wearables-market. [Accessed 11 August 2019].</w:t>
                </w:r>
              </w:p>
            </w:tc>
          </w:tr>
          <w:tr w:rsidR="00BC1624" w14:paraId="2598A1B2" w14:textId="77777777" w:rsidTr="00BC1624">
            <w:trPr>
              <w:divId w:val="132141081"/>
              <w:tblCellSpacing w:w="15" w:type="dxa"/>
            </w:trPr>
            <w:tc>
              <w:tcPr>
                <w:tcW w:w="531" w:type="dxa"/>
                <w:hideMark/>
              </w:tcPr>
              <w:p w14:paraId="32C204E9" w14:textId="77777777" w:rsidR="00BC1624" w:rsidRDefault="00BC1624">
                <w:pPr>
                  <w:pStyle w:val="Bibliography"/>
                  <w:rPr>
                    <w:noProof/>
                  </w:rPr>
                </w:pPr>
                <w:r>
                  <w:rPr>
                    <w:noProof/>
                  </w:rPr>
                  <w:t xml:space="preserve">[18] </w:t>
                </w:r>
              </w:p>
            </w:tc>
            <w:tc>
              <w:tcPr>
                <w:tcW w:w="8739" w:type="dxa"/>
                <w:hideMark/>
              </w:tcPr>
              <w:p w14:paraId="584336C2" w14:textId="77777777" w:rsidR="00BC1624" w:rsidRDefault="00BC1624">
                <w:pPr>
                  <w:pStyle w:val="Bibliography"/>
                  <w:rPr>
                    <w:noProof/>
                  </w:rPr>
                </w:pPr>
                <w:r>
                  <w:rPr>
                    <w:noProof/>
                  </w:rPr>
                  <w:t>K. Garcia, "Consumer Electronics Stores and Digital Commerce 2017: Trends and Benchmarks," 13 November 2017. [Online]. Available: http://totalaccess.emarketer.com/reports/viewer.aspx?r=2002132&amp;ipauth=y. [Accessed 11 August 2019].</w:t>
                </w:r>
              </w:p>
            </w:tc>
          </w:tr>
          <w:tr w:rsidR="00BC1624" w14:paraId="0FFBF686" w14:textId="77777777" w:rsidTr="00BC1624">
            <w:trPr>
              <w:divId w:val="132141081"/>
              <w:tblCellSpacing w:w="15" w:type="dxa"/>
            </w:trPr>
            <w:tc>
              <w:tcPr>
                <w:tcW w:w="531" w:type="dxa"/>
                <w:hideMark/>
              </w:tcPr>
              <w:p w14:paraId="6B7FEEBF" w14:textId="77777777" w:rsidR="00BC1624" w:rsidRDefault="00BC1624">
                <w:pPr>
                  <w:pStyle w:val="Bibliography"/>
                  <w:rPr>
                    <w:noProof/>
                  </w:rPr>
                </w:pPr>
                <w:r>
                  <w:rPr>
                    <w:noProof/>
                  </w:rPr>
                  <w:t xml:space="preserve">[19] </w:t>
                </w:r>
              </w:p>
            </w:tc>
            <w:tc>
              <w:tcPr>
                <w:tcW w:w="8739" w:type="dxa"/>
                <w:hideMark/>
              </w:tcPr>
              <w:p w14:paraId="25F7015C" w14:textId="77777777" w:rsidR="00BC1624" w:rsidRDefault="00BC1624">
                <w:pPr>
                  <w:pStyle w:val="Bibliography"/>
                  <w:rPr>
                    <w:noProof/>
                  </w:rPr>
                </w:pPr>
                <w:r>
                  <w:rPr>
                    <w:noProof/>
                  </w:rPr>
                  <w:t>Consumer Technology Association, "Wearables wholesale sales in the United States from 2012 to 2015 (in million U.S. dollars)," 15 November 2015. [Online]. Available: https://www-statista-com.libproxy.berkeley.edu/statistics/495619/wearables-sales-by-category-in-the-us/. [Accessed 13 August 2019].</w:t>
                </w:r>
              </w:p>
            </w:tc>
          </w:tr>
          <w:tr w:rsidR="00BC1624" w14:paraId="34C5DA8D" w14:textId="77777777" w:rsidTr="00BC1624">
            <w:trPr>
              <w:divId w:val="132141081"/>
              <w:tblCellSpacing w:w="15" w:type="dxa"/>
            </w:trPr>
            <w:tc>
              <w:tcPr>
                <w:tcW w:w="531" w:type="dxa"/>
                <w:hideMark/>
              </w:tcPr>
              <w:p w14:paraId="502D2CD3" w14:textId="77777777" w:rsidR="00BC1624" w:rsidRDefault="00BC1624">
                <w:pPr>
                  <w:pStyle w:val="Bibliography"/>
                  <w:rPr>
                    <w:noProof/>
                  </w:rPr>
                </w:pPr>
                <w:r>
                  <w:rPr>
                    <w:noProof/>
                  </w:rPr>
                  <w:t xml:space="preserve">[20] </w:t>
                </w:r>
              </w:p>
            </w:tc>
            <w:tc>
              <w:tcPr>
                <w:tcW w:w="8739" w:type="dxa"/>
                <w:hideMark/>
              </w:tcPr>
              <w:p w14:paraId="701D72B1" w14:textId="77777777" w:rsidR="00BC1624" w:rsidRDefault="00BC1624">
                <w:pPr>
                  <w:pStyle w:val="Bibliography"/>
                  <w:rPr>
                    <w:noProof/>
                  </w:rPr>
                </w:pPr>
                <w:r>
                  <w:rPr>
                    <w:noProof/>
                  </w:rPr>
                  <w:t>Berg Insight, "Chart: Smartwatch and Total Wearable Device Shipments Worldwide, 2018 &amp; 2023 (millions)," 6 May 2019. [Online]. Available: http://totalaccess.emarketer.com/chart.aspx?r=228302&amp;ipauth=y. [Accessed 11 August 2019].</w:t>
                </w:r>
              </w:p>
            </w:tc>
          </w:tr>
          <w:tr w:rsidR="00BC1624" w14:paraId="5E77BE7D" w14:textId="77777777" w:rsidTr="00BC1624">
            <w:trPr>
              <w:divId w:val="132141081"/>
              <w:tblCellSpacing w:w="15" w:type="dxa"/>
            </w:trPr>
            <w:tc>
              <w:tcPr>
                <w:tcW w:w="531" w:type="dxa"/>
                <w:hideMark/>
              </w:tcPr>
              <w:p w14:paraId="255E1C94" w14:textId="77777777" w:rsidR="00BC1624" w:rsidRDefault="00BC1624">
                <w:pPr>
                  <w:pStyle w:val="Bibliography"/>
                  <w:rPr>
                    <w:noProof/>
                  </w:rPr>
                </w:pPr>
                <w:r>
                  <w:rPr>
                    <w:noProof/>
                  </w:rPr>
                  <w:t xml:space="preserve">[21] </w:t>
                </w:r>
              </w:p>
            </w:tc>
            <w:tc>
              <w:tcPr>
                <w:tcW w:w="8739" w:type="dxa"/>
                <w:hideMark/>
              </w:tcPr>
              <w:p w14:paraId="267B2CF0" w14:textId="77777777" w:rsidR="00BC1624" w:rsidRDefault="00BC1624">
                <w:pPr>
                  <w:pStyle w:val="Bibliography"/>
                  <w:rPr>
                    <w:noProof/>
                  </w:rPr>
                </w:pPr>
                <w:r>
                  <w:rPr>
                    <w:noProof/>
                  </w:rPr>
                  <w:t>Statistica, "Wearable devices dossier," 2019. [Online]. Available: https://www-statista-com.libproxy.berkeley.edu/study/15607/wearable-technology-statista-dossier/. [Accessed 11 August 2019].</w:t>
                </w:r>
              </w:p>
            </w:tc>
          </w:tr>
          <w:tr w:rsidR="00BC1624" w14:paraId="17A1ED67" w14:textId="77777777" w:rsidTr="00BC1624">
            <w:trPr>
              <w:divId w:val="132141081"/>
              <w:tblCellSpacing w:w="15" w:type="dxa"/>
            </w:trPr>
            <w:tc>
              <w:tcPr>
                <w:tcW w:w="531" w:type="dxa"/>
                <w:hideMark/>
              </w:tcPr>
              <w:p w14:paraId="32D3B04E" w14:textId="77777777" w:rsidR="00BC1624" w:rsidRDefault="00BC1624">
                <w:pPr>
                  <w:pStyle w:val="Bibliography"/>
                  <w:rPr>
                    <w:noProof/>
                  </w:rPr>
                </w:pPr>
                <w:r>
                  <w:rPr>
                    <w:noProof/>
                  </w:rPr>
                  <w:t xml:space="preserve">[22] </w:t>
                </w:r>
              </w:p>
            </w:tc>
            <w:tc>
              <w:tcPr>
                <w:tcW w:w="8739" w:type="dxa"/>
                <w:hideMark/>
              </w:tcPr>
              <w:p w14:paraId="7E1F7394" w14:textId="77777777" w:rsidR="00BC1624" w:rsidRDefault="00BC1624">
                <w:pPr>
                  <w:pStyle w:val="Bibliography"/>
                  <w:rPr>
                    <w:noProof/>
                  </w:rPr>
                </w:pPr>
                <w:r>
                  <w:rPr>
                    <w:noProof/>
                  </w:rPr>
                  <w:t>Statistica, "Retail: Consumer Electronics in the U.S. 2018," June 2018. [Online]. Available: https://www-statista-com.libproxy.berkeley.edu/study/22661/industry-report-electronics-and-appliance-stores/. [Accessed 11 August 2019].</w:t>
                </w:r>
              </w:p>
            </w:tc>
          </w:tr>
          <w:tr w:rsidR="00BC1624" w14:paraId="6B91F3BE" w14:textId="77777777" w:rsidTr="00BC1624">
            <w:trPr>
              <w:divId w:val="132141081"/>
              <w:tblCellSpacing w:w="15" w:type="dxa"/>
            </w:trPr>
            <w:tc>
              <w:tcPr>
                <w:tcW w:w="531" w:type="dxa"/>
                <w:hideMark/>
              </w:tcPr>
              <w:p w14:paraId="3A1D4CFA" w14:textId="77777777" w:rsidR="00BC1624" w:rsidRDefault="00BC1624">
                <w:pPr>
                  <w:pStyle w:val="Bibliography"/>
                  <w:rPr>
                    <w:noProof/>
                  </w:rPr>
                </w:pPr>
                <w:r>
                  <w:rPr>
                    <w:noProof/>
                  </w:rPr>
                  <w:t xml:space="preserve">[23] </w:t>
                </w:r>
              </w:p>
            </w:tc>
            <w:tc>
              <w:tcPr>
                <w:tcW w:w="8739" w:type="dxa"/>
                <w:hideMark/>
              </w:tcPr>
              <w:p w14:paraId="111EF461" w14:textId="77777777" w:rsidR="00BC1624" w:rsidRDefault="00BC1624">
                <w:pPr>
                  <w:pStyle w:val="Bibliography"/>
                  <w:rPr>
                    <w:noProof/>
                  </w:rPr>
                </w:pPr>
                <w:r>
                  <w:rPr>
                    <w:noProof/>
                  </w:rPr>
                  <w:t>J. Poelking, "Digital Trends (Consumer) US, April 2019," Mintel Group Ltd, 2019.</w:t>
                </w:r>
              </w:p>
            </w:tc>
          </w:tr>
          <w:tr w:rsidR="00BC1624" w14:paraId="78222AAD" w14:textId="77777777" w:rsidTr="00BC1624">
            <w:trPr>
              <w:divId w:val="132141081"/>
              <w:tblCellSpacing w:w="15" w:type="dxa"/>
            </w:trPr>
            <w:tc>
              <w:tcPr>
                <w:tcW w:w="531" w:type="dxa"/>
                <w:hideMark/>
              </w:tcPr>
              <w:p w14:paraId="5940BD4D" w14:textId="77777777" w:rsidR="00BC1624" w:rsidRDefault="00BC1624">
                <w:pPr>
                  <w:pStyle w:val="Bibliography"/>
                  <w:rPr>
                    <w:noProof/>
                  </w:rPr>
                </w:pPr>
                <w:r>
                  <w:rPr>
                    <w:noProof/>
                  </w:rPr>
                  <w:t xml:space="preserve">[24] </w:t>
                </w:r>
              </w:p>
            </w:tc>
            <w:tc>
              <w:tcPr>
                <w:tcW w:w="8739" w:type="dxa"/>
                <w:hideMark/>
              </w:tcPr>
              <w:p w14:paraId="23AB27CA" w14:textId="77777777" w:rsidR="00BC1624" w:rsidRDefault="00BC1624">
                <w:pPr>
                  <w:pStyle w:val="Bibliography"/>
                  <w:rPr>
                    <w:noProof/>
                  </w:rPr>
                </w:pPr>
                <w:r>
                  <w:rPr>
                    <w:noProof/>
                  </w:rPr>
                  <w:t>S. Segan, "What is 5G?," 16 April 2019. [Online]. Available: https://www.pcmag.com/article/345387/what-is-5g. [Accessed 17 August 2019].</w:t>
                </w:r>
              </w:p>
            </w:tc>
          </w:tr>
          <w:tr w:rsidR="00BC1624" w14:paraId="65533138" w14:textId="77777777" w:rsidTr="00BC1624">
            <w:trPr>
              <w:divId w:val="132141081"/>
              <w:tblCellSpacing w:w="15" w:type="dxa"/>
            </w:trPr>
            <w:tc>
              <w:tcPr>
                <w:tcW w:w="531" w:type="dxa"/>
                <w:hideMark/>
              </w:tcPr>
              <w:p w14:paraId="51CC14D3" w14:textId="77777777" w:rsidR="00BC1624" w:rsidRDefault="00BC1624">
                <w:pPr>
                  <w:pStyle w:val="Bibliography"/>
                  <w:rPr>
                    <w:noProof/>
                  </w:rPr>
                </w:pPr>
                <w:r>
                  <w:rPr>
                    <w:noProof/>
                  </w:rPr>
                  <w:t xml:space="preserve">[25] </w:t>
                </w:r>
              </w:p>
            </w:tc>
            <w:tc>
              <w:tcPr>
                <w:tcW w:w="8739" w:type="dxa"/>
                <w:hideMark/>
              </w:tcPr>
              <w:p w14:paraId="1D47C4BC" w14:textId="77777777" w:rsidR="00BC1624" w:rsidRDefault="00BC1624">
                <w:pPr>
                  <w:pStyle w:val="Bibliography"/>
                  <w:rPr>
                    <w:noProof/>
                  </w:rPr>
                </w:pPr>
                <w:r>
                  <w:rPr>
                    <w:noProof/>
                  </w:rPr>
                  <w:t xml:space="preserve">Consumer Technology Association, "U.S. Consumer Tech Sales To Surpass $400 Billion Milestone in 2019, Says CTA," 15 July 2019. [Online]. Available: </w:t>
                </w:r>
                <w:r>
                  <w:rPr>
                    <w:noProof/>
                  </w:rPr>
                  <w:lastRenderedPageBreak/>
                  <w:t>https://www.cta.tech/News/Press-Releases/2019/July/U-S-Consumer-Tech-Sales-To-Surpass-$400-Billion-M.aspx. [Accessed 17 August 2019].</w:t>
                </w:r>
              </w:p>
            </w:tc>
          </w:tr>
          <w:tr w:rsidR="00BC1624" w14:paraId="5C986E27" w14:textId="77777777" w:rsidTr="00BC1624">
            <w:trPr>
              <w:divId w:val="132141081"/>
              <w:tblCellSpacing w:w="15" w:type="dxa"/>
            </w:trPr>
            <w:tc>
              <w:tcPr>
                <w:tcW w:w="531" w:type="dxa"/>
                <w:hideMark/>
              </w:tcPr>
              <w:p w14:paraId="439411C7" w14:textId="77777777" w:rsidR="00BC1624" w:rsidRDefault="00BC1624">
                <w:pPr>
                  <w:pStyle w:val="Bibliography"/>
                  <w:rPr>
                    <w:noProof/>
                  </w:rPr>
                </w:pPr>
                <w:r>
                  <w:rPr>
                    <w:noProof/>
                  </w:rPr>
                  <w:t xml:space="preserve">[26] </w:t>
                </w:r>
              </w:p>
            </w:tc>
            <w:tc>
              <w:tcPr>
                <w:tcW w:w="8739" w:type="dxa"/>
                <w:hideMark/>
              </w:tcPr>
              <w:p w14:paraId="227AD05E" w14:textId="77777777" w:rsidR="00BC1624" w:rsidRDefault="00BC1624">
                <w:pPr>
                  <w:pStyle w:val="Bibliography"/>
                  <w:rPr>
                    <w:noProof/>
                  </w:rPr>
                </w:pPr>
                <w:r>
                  <w:rPr>
                    <w:noProof/>
                  </w:rPr>
                  <w:t>Macrotrends, "Apple Revenue 2006-2019 | AAPL," 2019. [Online]. Available: https://www.macrotrends.net/stocks/charts/AAPL/apple/revenue. [Accessed 14 August 2019].</w:t>
                </w:r>
              </w:p>
            </w:tc>
          </w:tr>
          <w:tr w:rsidR="00BC1624" w14:paraId="11B9D349" w14:textId="77777777" w:rsidTr="00BC1624">
            <w:trPr>
              <w:divId w:val="132141081"/>
              <w:tblCellSpacing w:w="15" w:type="dxa"/>
            </w:trPr>
            <w:tc>
              <w:tcPr>
                <w:tcW w:w="531" w:type="dxa"/>
                <w:hideMark/>
              </w:tcPr>
              <w:p w14:paraId="5EC6BD5C" w14:textId="77777777" w:rsidR="00BC1624" w:rsidRDefault="00BC1624">
                <w:pPr>
                  <w:pStyle w:val="Bibliography"/>
                  <w:rPr>
                    <w:noProof/>
                  </w:rPr>
                </w:pPr>
                <w:r>
                  <w:rPr>
                    <w:noProof/>
                  </w:rPr>
                  <w:t xml:space="preserve">[27] </w:t>
                </w:r>
              </w:p>
            </w:tc>
            <w:tc>
              <w:tcPr>
                <w:tcW w:w="8739" w:type="dxa"/>
                <w:hideMark/>
              </w:tcPr>
              <w:p w14:paraId="095B618B" w14:textId="77777777" w:rsidR="00BC1624" w:rsidRDefault="00BC1624">
                <w:pPr>
                  <w:pStyle w:val="Bibliography"/>
                  <w:rPr>
                    <w:noProof/>
                  </w:rPr>
                </w:pPr>
                <w:r>
                  <w:rPr>
                    <w:noProof/>
                  </w:rPr>
                  <w:t>J. Russell, "Huawei books $8.8B profit for 2018 as consumer devices become top moneymaker," 29 March 2019. [Online]. Available: https://techcrunch.com/2019/03/29/huawei-books-8-8b-profit-for-2018/. [Accessed 14 August 2019].</w:t>
                </w:r>
              </w:p>
            </w:tc>
          </w:tr>
          <w:tr w:rsidR="00BC1624" w14:paraId="4BDB7331" w14:textId="77777777" w:rsidTr="00BC1624">
            <w:trPr>
              <w:divId w:val="132141081"/>
              <w:tblCellSpacing w:w="15" w:type="dxa"/>
            </w:trPr>
            <w:tc>
              <w:tcPr>
                <w:tcW w:w="531" w:type="dxa"/>
                <w:hideMark/>
              </w:tcPr>
              <w:p w14:paraId="20EB5D6E" w14:textId="77777777" w:rsidR="00BC1624" w:rsidRDefault="00BC1624">
                <w:pPr>
                  <w:pStyle w:val="Bibliography"/>
                  <w:rPr>
                    <w:noProof/>
                  </w:rPr>
                </w:pPr>
                <w:r>
                  <w:rPr>
                    <w:noProof/>
                  </w:rPr>
                  <w:t xml:space="preserve">[28] </w:t>
                </w:r>
              </w:p>
            </w:tc>
            <w:tc>
              <w:tcPr>
                <w:tcW w:w="8739" w:type="dxa"/>
                <w:hideMark/>
              </w:tcPr>
              <w:p w14:paraId="006C0A80" w14:textId="77777777" w:rsidR="00BC1624" w:rsidRDefault="00BC1624">
                <w:pPr>
                  <w:pStyle w:val="Bibliography"/>
                  <w:rPr>
                    <w:noProof/>
                  </w:rPr>
                </w:pPr>
                <w:r>
                  <w:rPr>
                    <w:noProof/>
                  </w:rPr>
                  <w:t>H. Bhasin, "SWOT analysis of Xiaomi," 4 January 2019. [Online]. Available: https://www.marketing91.com/swot-analysis-of-xiaomi/. [Accessed 14 August 2019].</w:t>
                </w:r>
              </w:p>
            </w:tc>
          </w:tr>
          <w:tr w:rsidR="00BC1624" w14:paraId="6E91BE46" w14:textId="77777777" w:rsidTr="00BC1624">
            <w:trPr>
              <w:divId w:val="132141081"/>
              <w:tblCellSpacing w:w="15" w:type="dxa"/>
            </w:trPr>
            <w:tc>
              <w:tcPr>
                <w:tcW w:w="531" w:type="dxa"/>
                <w:hideMark/>
              </w:tcPr>
              <w:p w14:paraId="3CDEFC76" w14:textId="77777777" w:rsidR="00BC1624" w:rsidRDefault="00BC1624">
                <w:pPr>
                  <w:pStyle w:val="Bibliography"/>
                  <w:rPr>
                    <w:noProof/>
                  </w:rPr>
                </w:pPr>
                <w:r>
                  <w:rPr>
                    <w:noProof/>
                  </w:rPr>
                  <w:t xml:space="preserve">[29] </w:t>
                </w:r>
              </w:p>
            </w:tc>
            <w:tc>
              <w:tcPr>
                <w:tcW w:w="8739" w:type="dxa"/>
                <w:hideMark/>
              </w:tcPr>
              <w:p w14:paraId="5188221E" w14:textId="77777777" w:rsidR="00BC1624" w:rsidRDefault="00BC1624">
                <w:pPr>
                  <w:pStyle w:val="Bibliography"/>
                  <w:rPr>
                    <w:noProof/>
                  </w:rPr>
                </w:pPr>
                <w:r>
                  <w:rPr>
                    <w:noProof/>
                  </w:rPr>
                  <w:t>M. Zhang, "A Closer Look at Xiaomi’s 2018 Annual Results," 1 April 2019. [Online]. Available: https://www.counterpointresearch.com/closer-look-xiaomis-2018-annual-results/. [Accessed 14 August 2019].</w:t>
                </w:r>
              </w:p>
            </w:tc>
          </w:tr>
          <w:tr w:rsidR="00BC1624" w14:paraId="7C58A084" w14:textId="77777777" w:rsidTr="00BC1624">
            <w:trPr>
              <w:divId w:val="132141081"/>
              <w:tblCellSpacing w:w="15" w:type="dxa"/>
            </w:trPr>
            <w:tc>
              <w:tcPr>
                <w:tcW w:w="531" w:type="dxa"/>
                <w:hideMark/>
              </w:tcPr>
              <w:p w14:paraId="683D7A6A" w14:textId="77777777" w:rsidR="00BC1624" w:rsidRDefault="00BC1624">
                <w:pPr>
                  <w:pStyle w:val="Bibliography"/>
                  <w:rPr>
                    <w:noProof/>
                  </w:rPr>
                </w:pPr>
                <w:r>
                  <w:rPr>
                    <w:noProof/>
                  </w:rPr>
                  <w:t xml:space="preserve">[30] </w:t>
                </w:r>
              </w:p>
            </w:tc>
            <w:tc>
              <w:tcPr>
                <w:tcW w:w="8739" w:type="dxa"/>
                <w:hideMark/>
              </w:tcPr>
              <w:p w14:paraId="198E1F6F" w14:textId="77777777" w:rsidR="00BC1624" w:rsidRDefault="00BC1624">
                <w:pPr>
                  <w:pStyle w:val="Bibliography"/>
                  <w:rPr>
                    <w:noProof/>
                  </w:rPr>
                </w:pPr>
                <w:r>
                  <w:rPr>
                    <w:noProof/>
                  </w:rPr>
                  <w:t>Garmin, "Garmin reports fiscal year 2018 revenue and strong operating income growth; proposes dividend increase," 20 February 2019. [Online]. Available: https://www8.garmin.com/aboutGarmin/invRelations/releases/2018_Q4_Press_Release.pdf. [Accessed 13 August 2019].</w:t>
                </w:r>
              </w:p>
            </w:tc>
          </w:tr>
          <w:tr w:rsidR="00BC1624" w14:paraId="5BF6846F" w14:textId="77777777" w:rsidTr="00BC1624">
            <w:trPr>
              <w:divId w:val="132141081"/>
              <w:tblCellSpacing w:w="15" w:type="dxa"/>
            </w:trPr>
            <w:tc>
              <w:tcPr>
                <w:tcW w:w="531" w:type="dxa"/>
                <w:hideMark/>
              </w:tcPr>
              <w:p w14:paraId="6F12D4D2" w14:textId="77777777" w:rsidR="00BC1624" w:rsidRDefault="00BC1624">
                <w:pPr>
                  <w:pStyle w:val="Bibliography"/>
                  <w:rPr>
                    <w:noProof/>
                  </w:rPr>
                </w:pPr>
                <w:r>
                  <w:rPr>
                    <w:noProof/>
                  </w:rPr>
                  <w:t xml:space="preserve">[31] </w:t>
                </w:r>
              </w:p>
            </w:tc>
            <w:tc>
              <w:tcPr>
                <w:tcW w:w="8739" w:type="dxa"/>
                <w:hideMark/>
              </w:tcPr>
              <w:p w14:paraId="407B79A5" w14:textId="77777777" w:rsidR="00BC1624" w:rsidRDefault="00BC1624">
                <w:pPr>
                  <w:pStyle w:val="Bibliography"/>
                  <w:rPr>
                    <w:noProof/>
                  </w:rPr>
                </w:pPr>
                <w:r>
                  <w:rPr>
                    <w:noProof/>
                  </w:rPr>
                  <w:t>Fitbit, "Fitbit Reports $571 Million Q4’18 Revenue and $1.51 Billion FY’18 Revenue," 27 FebruRY 2019. [Online]. Available: https://investor.fitbit.com/press/press-releases/press-release-details/2019/Fitbit-Reports-571-Million-Q418-Revenue-and-151-Billion-FY18-Revenue/. [Accessed 13 August 2019].</w:t>
                </w:r>
              </w:p>
            </w:tc>
          </w:tr>
          <w:tr w:rsidR="00BC1624" w14:paraId="1A67FBC0" w14:textId="77777777" w:rsidTr="00BC1624">
            <w:trPr>
              <w:divId w:val="132141081"/>
              <w:tblCellSpacing w:w="15" w:type="dxa"/>
            </w:trPr>
            <w:tc>
              <w:tcPr>
                <w:tcW w:w="531" w:type="dxa"/>
                <w:hideMark/>
              </w:tcPr>
              <w:p w14:paraId="1B4379D5" w14:textId="77777777" w:rsidR="00BC1624" w:rsidRDefault="00BC1624">
                <w:pPr>
                  <w:pStyle w:val="Bibliography"/>
                  <w:rPr>
                    <w:noProof/>
                  </w:rPr>
                </w:pPr>
                <w:r>
                  <w:rPr>
                    <w:noProof/>
                  </w:rPr>
                  <w:t xml:space="preserve">[32] </w:t>
                </w:r>
              </w:p>
            </w:tc>
            <w:tc>
              <w:tcPr>
                <w:tcW w:w="8739" w:type="dxa"/>
                <w:hideMark/>
              </w:tcPr>
              <w:p w14:paraId="06A59C40" w14:textId="77777777" w:rsidR="00BC1624" w:rsidRDefault="00BC1624">
                <w:pPr>
                  <w:pStyle w:val="Bibliography"/>
                  <w:rPr>
                    <w:noProof/>
                  </w:rPr>
                </w:pPr>
                <w:r>
                  <w:rPr>
                    <w:noProof/>
                  </w:rPr>
                  <w:t>MBA Skool, "Fossil SWOT Analysis, Competitors &amp; USP," [Online]. Available: https://www.mbaskool.com/brandguide/lifestyle-and-retail/3012-fossil.html. [Accessed 15 August 2019].</w:t>
                </w:r>
              </w:p>
            </w:tc>
          </w:tr>
          <w:tr w:rsidR="00BC1624" w14:paraId="033D5AD3" w14:textId="77777777" w:rsidTr="00BC1624">
            <w:trPr>
              <w:divId w:val="132141081"/>
              <w:tblCellSpacing w:w="15" w:type="dxa"/>
            </w:trPr>
            <w:tc>
              <w:tcPr>
                <w:tcW w:w="531" w:type="dxa"/>
                <w:hideMark/>
              </w:tcPr>
              <w:p w14:paraId="2231A694" w14:textId="77777777" w:rsidR="00BC1624" w:rsidRDefault="00BC1624">
                <w:pPr>
                  <w:pStyle w:val="Bibliography"/>
                  <w:rPr>
                    <w:noProof/>
                  </w:rPr>
                </w:pPr>
                <w:r>
                  <w:rPr>
                    <w:noProof/>
                  </w:rPr>
                  <w:t xml:space="preserve">[33] </w:t>
                </w:r>
              </w:p>
            </w:tc>
            <w:tc>
              <w:tcPr>
                <w:tcW w:w="8739" w:type="dxa"/>
                <w:hideMark/>
              </w:tcPr>
              <w:p w14:paraId="65D04D96" w14:textId="77777777" w:rsidR="00BC1624" w:rsidRDefault="00BC1624">
                <w:pPr>
                  <w:pStyle w:val="Bibliography"/>
                  <w:rPr>
                    <w:noProof/>
                  </w:rPr>
                </w:pPr>
                <w:r>
                  <w:rPr>
                    <w:noProof/>
                  </w:rPr>
                  <w:t>T. Bush, "SWOT Analysis of Huawei: Tackling Competition in Smartphone Market," 12 April 2019. [Online]. Available: https://pestleanalysis.com/swot-analysis-of-huawei/. [Accessed 13 August 2019].</w:t>
                </w:r>
              </w:p>
            </w:tc>
          </w:tr>
          <w:tr w:rsidR="00BC1624" w14:paraId="5581A1C3" w14:textId="77777777" w:rsidTr="00BC1624">
            <w:trPr>
              <w:divId w:val="132141081"/>
              <w:tblCellSpacing w:w="15" w:type="dxa"/>
            </w:trPr>
            <w:tc>
              <w:tcPr>
                <w:tcW w:w="531" w:type="dxa"/>
                <w:hideMark/>
              </w:tcPr>
              <w:p w14:paraId="63D1F045" w14:textId="77777777" w:rsidR="00BC1624" w:rsidRDefault="00BC1624">
                <w:pPr>
                  <w:pStyle w:val="Bibliography"/>
                  <w:rPr>
                    <w:noProof/>
                  </w:rPr>
                </w:pPr>
                <w:r>
                  <w:rPr>
                    <w:noProof/>
                  </w:rPr>
                  <w:t xml:space="preserve">[34] </w:t>
                </w:r>
              </w:p>
            </w:tc>
            <w:tc>
              <w:tcPr>
                <w:tcW w:w="8739" w:type="dxa"/>
                <w:hideMark/>
              </w:tcPr>
              <w:p w14:paraId="07FB79F0" w14:textId="77777777" w:rsidR="00BC1624" w:rsidRDefault="00BC1624">
                <w:pPr>
                  <w:pStyle w:val="Bibliography"/>
                  <w:rPr>
                    <w:noProof/>
                  </w:rPr>
                </w:pPr>
                <w:r>
                  <w:rPr>
                    <w:noProof/>
                  </w:rPr>
                  <w:t>IDC, "Market share of wearables unit shipments worldwide by vendor from 1Q'14 to 4Q'18," 8 March 2019. [Online]. Available: https://www-statista-com.libproxy.berkeley.edu/statistics/435944/quarterly-wearables-shipments-worldwide-market-share-by-vendor/. [Accessed 11 August 2019].</w:t>
                </w:r>
              </w:p>
            </w:tc>
          </w:tr>
          <w:tr w:rsidR="00BC1624" w14:paraId="33E8EF99" w14:textId="77777777" w:rsidTr="00BC1624">
            <w:trPr>
              <w:divId w:val="132141081"/>
              <w:tblCellSpacing w:w="15" w:type="dxa"/>
            </w:trPr>
            <w:tc>
              <w:tcPr>
                <w:tcW w:w="531" w:type="dxa"/>
                <w:hideMark/>
              </w:tcPr>
              <w:p w14:paraId="69278ACE" w14:textId="77777777" w:rsidR="00BC1624" w:rsidRDefault="00BC1624">
                <w:pPr>
                  <w:pStyle w:val="Bibliography"/>
                  <w:rPr>
                    <w:noProof/>
                  </w:rPr>
                </w:pPr>
                <w:r>
                  <w:rPr>
                    <w:noProof/>
                  </w:rPr>
                  <w:t xml:space="preserve">[35] </w:t>
                </w:r>
              </w:p>
            </w:tc>
            <w:tc>
              <w:tcPr>
                <w:tcW w:w="8739" w:type="dxa"/>
                <w:hideMark/>
              </w:tcPr>
              <w:p w14:paraId="2D05004A" w14:textId="77777777" w:rsidR="00BC1624" w:rsidRDefault="00BC1624">
                <w:pPr>
                  <w:pStyle w:val="Bibliography"/>
                  <w:rPr>
                    <w:noProof/>
                  </w:rPr>
                </w:pPr>
                <w:r>
                  <w:rPr>
                    <w:noProof/>
                  </w:rPr>
                  <w:t>A. Carman, "North is trying to become the Warby Parker of augmented reality glasses," 23 October 2018. [Online]. Available: https://www.theverge.com/circuitbreaker/2018/10/23/18010468/north-focals-glasses-thalmic-labs. [Accessed 13 August 2019].</w:t>
                </w:r>
              </w:p>
            </w:tc>
          </w:tr>
          <w:tr w:rsidR="00BC1624" w14:paraId="38CCC42C" w14:textId="77777777" w:rsidTr="00BC1624">
            <w:trPr>
              <w:divId w:val="132141081"/>
              <w:tblCellSpacing w:w="15" w:type="dxa"/>
            </w:trPr>
            <w:tc>
              <w:tcPr>
                <w:tcW w:w="531" w:type="dxa"/>
                <w:hideMark/>
              </w:tcPr>
              <w:p w14:paraId="0A3C9CD3" w14:textId="77777777" w:rsidR="00BC1624" w:rsidRDefault="00BC1624">
                <w:pPr>
                  <w:pStyle w:val="Bibliography"/>
                  <w:rPr>
                    <w:noProof/>
                  </w:rPr>
                </w:pPr>
                <w:r>
                  <w:rPr>
                    <w:noProof/>
                  </w:rPr>
                  <w:t xml:space="preserve">[36] </w:t>
                </w:r>
              </w:p>
            </w:tc>
            <w:tc>
              <w:tcPr>
                <w:tcW w:w="8739" w:type="dxa"/>
                <w:hideMark/>
              </w:tcPr>
              <w:p w14:paraId="5258EEC4" w14:textId="77777777" w:rsidR="00BC1624" w:rsidRDefault="00BC1624">
                <w:pPr>
                  <w:pStyle w:val="Bibliography"/>
                  <w:rPr>
                    <w:noProof/>
                  </w:rPr>
                </w:pPr>
                <w:r>
                  <w:rPr>
                    <w:noProof/>
                  </w:rPr>
                  <w:t>F. O'Donnell, "Wearable Technology US, December 2018," Mintel Group Ltd., 2018.</w:t>
                </w:r>
              </w:p>
            </w:tc>
          </w:tr>
          <w:tr w:rsidR="00BC1624" w14:paraId="470E97FF" w14:textId="77777777" w:rsidTr="00BC1624">
            <w:trPr>
              <w:divId w:val="132141081"/>
              <w:tblCellSpacing w:w="15" w:type="dxa"/>
            </w:trPr>
            <w:tc>
              <w:tcPr>
                <w:tcW w:w="531" w:type="dxa"/>
                <w:hideMark/>
              </w:tcPr>
              <w:p w14:paraId="228EA633" w14:textId="77777777" w:rsidR="00BC1624" w:rsidRDefault="00BC1624">
                <w:pPr>
                  <w:pStyle w:val="Bibliography"/>
                  <w:rPr>
                    <w:noProof/>
                  </w:rPr>
                </w:pPr>
                <w:r>
                  <w:rPr>
                    <w:noProof/>
                  </w:rPr>
                  <w:t xml:space="preserve">[37] </w:t>
                </w:r>
              </w:p>
            </w:tc>
            <w:tc>
              <w:tcPr>
                <w:tcW w:w="8739" w:type="dxa"/>
                <w:hideMark/>
              </w:tcPr>
              <w:p w14:paraId="558AC0AD" w14:textId="77777777" w:rsidR="00BC1624" w:rsidRDefault="00BC1624">
                <w:pPr>
                  <w:pStyle w:val="Bibliography"/>
                  <w:rPr>
                    <w:noProof/>
                  </w:rPr>
                </w:pPr>
                <w:r>
                  <w:rPr>
                    <w:noProof/>
                  </w:rPr>
                  <w:t xml:space="preserve">Grand View Research Inc., "Wearable Technology Market Analysis By Product (Wrist-Wear, Eye-Wear, Foot-wear, Neck-Wear, Body-Wear), By Application </w:t>
                </w:r>
                <w:r>
                  <w:rPr>
                    <w:noProof/>
                  </w:rPr>
                  <w:lastRenderedPageBreak/>
                  <w:t>(Fitness &amp; Wellness, Healthcare, Infotainment, Defense, Enterprise &amp; Industrial) And Segment Forecasts To 2022," Grand View Research Inc., San Francisco, 2018.</w:t>
                </w:r>
              </w:p>
            </w:tc>
          </w:tr>
          <w:tr w:rsidR="00BC1624" w14:paraId="4F9BBBE0" w14:textId="77777777" w:rsidTr="00BC1624">
            <w:trPr>
              <w:divId w:val="132141081"/>
              <w:tblCellSpacing w:w="15" w:type="dxa"/>
            </w:trPr>
            <w:tc>
              <w:tcPr>
                <w:tcW w:w="531" w:type="dxa"/>
                <w:hideMark/>
              </w:tcPr>
              <w:p w14:paraId="15E9E1BD" w14:textId="77777777" w:rsidR="00BC1624" w:rsidRDefault="00BC1624">
                <w:pPr>
                  <w:pStyle w:val="Bibliography"/>
                  <w:rPr>
                    <w:noProof/>
                  </w:rPr>
                </w:pPr>
                <w:r>
                  <w:rPr>
                    <w:noProof/>
                  </w:rPr>
                  <w:t xml:space="preserve">[38] </w:t>
                </w:r>
              </w:p>
            </w:tc>
            <w:tc>
              <w:tcPr>
                <w:tcW w:w="8739" w:type="dxa"/>
                <w:hideMark/>
              </w:tcPr>
              <w:p w14:paraId="4885C9CE" w14:textId="77777777" w:rsidR="00BC1624" w:rsidRDefault="00BC1624">
                <w:pPr>
                  <w:pStyle w:val="Bibliography"/>
                  <w:rPr>
                    <w:noProof/>
                  </w:rPr>
                </w:pPr>
                <w:r>
                  <w:rPr>
                    <w:noProof/>
                  </w:rPr>
                  <w:t>D. Smith, "Electronics Retailing - US - April 2019," Mintel Group Ltd., 2019.</w:t>
                </w:r>
              </w:p>
            </w:tc>
          </w:tr>
          <w:tr w:rsidR="00BC1624" w14:paraId="32D6931D" w14:textId="77777777" w:rsidTr="00BC1624">
            <w:trPr>
              <w:divId w:val="132141081"/>
              <w:tblCellSpacing w:w="15" w:type="dxa"/>
            </w:trPr>
            <w:tc>
              <w:tcPr>
                <w:tcW w:w="531" w:type="dxa"/>
                <w:hideMark/>
              </w:tcPr>
              <w:p w14:paraId="24836AA0" w14:textId="77777777" w:rsidR="00BC1624" w:rsidRDefault="00BC1624">
                <w:pPr>
                  <w:pStyle w:val="Bibliography"/>
                  <w:rPr>
                    <w:noProof/>
                  </w:rPr>
                </w:pPr>
                <w:r>
                  <w:rPr>
                    <w:noProof/>
                  </w:rPr>
                  <w:t xml:space="preserve">[39] </w:t>
                </w:r>
              </w:p>
            </w:tc>
            <w:tc>
              <w:tcPr>
                <w:tcW w:w="8739" w:type="dxa"/>
                <w:hideMark/>
              </w:tcPr>
              <w:p w14:paraId="609E4554" w14:textId="77777777" w:rsidR="00BC1624" w:rsidRDefault="00BC1624">
                <w:pPr>
                  <w:pStyle w:val="Bibliography"/>
                  <w:rPr>
                    <w:noProof/>
                  </w:rPr>
                </w:pPr>
                <w:r>
                  <w:rPr>
                    <w:noProof/>
                  </w:rPr>
                  <w:t>V. Petrock, "Virtual and Augmented Reality Users 2019: VR Slows as AR Grows," eMarketer Inc., 2019.</w:t>
                </w:r>
              </w:p>
            </w:tc>
          </w:tr>
          <w:tr w:rsidR="00BC1624" w14:paraId="59141A95" w14:textId="77777777" w:rsidTr="00BC1624">
            <w:trPr>
              <w:divId w:val="132141081"/>
              <w:tblCellSpacing w:w="15" w:type="dxa"/>
            </w:trPr>
            <w:tc>
              <w:tcPr>
                <w:tcW w:w="531" w:type="dxa"/>
                <w:hideMark/>
              </w:tcPr>
              <w:p w14:paraId="6CD69314" w14:textId="77777777" w:rsidR="00BC1624" w:rsidRDefault="00BC1624">
                <w:pPr>
                  <w:pStyle w:val="Bibliography"/>
                  <w:rPr>
                    <w:noProof/>
                  </w:rPr>
                </w:pPr>
                <w:r>
                  <w:rPr>
                    <w:noProof/>
                  </w:rPr>
                  <w:t xml:space="preserve">[40] </w:t>
                </w:r>
              </w:p>
            </w:tc>
            <w:tc>
              <w:tcPr>
                <w:tcW w:w="8739" w:type="dxa"/>
                <w:hideMark/>
              </w:tcPr>
              <w:p w14:paraId="7ED55468" w14:textId="77777777" w:rsidR="00BC1624" w:rsidRDefault="00BC1624">
                <w:pPr>
                  <w:pStyle w:val="Bibliography"/>
                  <w:rPr>
                    <w:noProof/>
                  </w:rPr>
                </w:pPr>
                <w:r>
                  <w:rPr>
                    <w:noProof/>
                  </w:rPr>
                  <w:t>Mordor Intelligence, "Global Smart Wearables Market," Mordor Intelligence, Hyderabad, 2018.</w:t>
                </w:r>
              </w:p>
            </w:tc>
          </w:tr>
          <w:tr w:rsidR="00BC1624" w14:paraId="0B3B8930" w14:textId="77777777" w:rsidTr="00BC1624">
            <w:trPr>
              <w:divId w:val="132141081"/>
              <w:tblCellSpacing w:w="15" w:type="dxa"/>
            </w:trPr>
            <w:tc>
              <w:tcPr>
                <w:tcW w:w="531" w:type="dxa"/>
                <w:hideMark/>
              </w:tcPr>
              <w:p w14:paraId="734CA942" w14:textId="77777777" w:rsidR="00BC1624" w:rsidRDefault="00BC1624">
                <w:pPr>
                  <w:pStyle w:val="Bibliography"/>
                  <w:rPr>
                    <w:noProof/>
                  </w:rPr>
                </w:pPr>
                <w:r>
                  <w:rPr>
                    <w:noProof/>
                  </w:rPr>
                  <w:t xml:space="preserve">[41] </w:t>
                </w:r>
              </w:p>
            </w:tc>
            <w:tc>
              <w:tcPr>
                <w:tcW w:w="8739" w:type="dxa"/>
                <w:hideMark/>
              </w:tcPr>
              <w:p w14:paraId="5F062EBA" w14:textId="77777777" w:rsidR="00BC1624" w:rsidRDefault="00BC1624">
                <w:pPr>
                  <w:pStyle w:val="Bibliography"/>
                  <w:rPr>
                    <w:noProof/>
                  </w:rPr>
                </w:pPr>
                <w:r>
                  <w:rPr>
                    <w:noProof/>
                  </w:rPr>
                  <w:t>Fitbit, "Fitbit Charge 3™ Advanced Fitness Tracker," [Online]. Available: https://www.fitbit.com/shop/charge3. [Accessed 26 August 2019].</w:t>
                </w:r>
              </w:p>
            </w:tc>
          </w:tr>
          <w:tr w:rsidR="00BC1624" w14:paraId="2B773667" w14:textId="77777777" w:rsidTr="00BC1624">
            <w:trPr>
              <w:divId w:val="132141081"/>
              <w:tblCellSpacing w:w="15" w:type="dxa"/>
            </w:trPr>
            <w:tc>
              <w:tcPr>
                <w:tcW w:w="531" w:type="dxa"/>
                <w:hideMark/>
              </w:tcPr>
              <w:p w14:paraId="060AB455" w14:textId="77777777" w:rsidR="00BC1624" w:rsidRDefault="00BC1624">
                <w:pPr>
                  <w:pStyle w:val="Bibliography"/>
                  <w:rPr>
                    <w:noProof/>
                  </w:rPr>
                </w:pPr>
                <w:r>
                  <w:rPr>
                    <w:noProof/>
                  </w:rPr>
                  <w:t xml:space="preserve">[42] </w:t>
                </w:r>
              </w:p>
            </w:tc>
            <w:tc>
              <w:tcPr>
                <w:tcW w:w="8739" w:type="dxa"/>
                <w:hideMark/>
              </w:tcPr>
              <w:p w14:paraId="63B4D5B4" w14:textId="77777777" w:rsidR="00BC1624" w:rsidRDefault="00BC1624">
                <w:pPr>
                  <w:pStyle w:val="Bibliography"/>
                  <w:rPr>
                    <w:noProof/>
                  </w:rPr>
                </w:pPr>
                <w:r>
                  <w:rPr>
                    <w:noProof/>
                  </w:rPr>
                  <w:t>Apple, "Apple Watch Series 4," [Online]. Available: https://www.apple.com/apple-watch-series-4/. [Accessed 26 August 2019].</w:t>
                </w:r>
              </w:p>
            </w:tc>
          </w:tr>
          <w:tr w:rsidR="00BC1624" w14:paraId="00956EA3" w14:textId="77777777" w:rsidTr="00BC1624">
            <w:trPr>
              <w:divId w:val="132141081"/>
              <w:tblCellSpacing w:w="15" w:type="dxa"/>
            </w:trPr>
            <w:tc>
              <w:tcPr>
                <w:tcW w:w="531" w:type="dxa"/>
                <w:hideMark/>
              </w:tcPr>
              <w:p w14:paraId="176EE95C" w14:textId="77777777" w:rsidR="00BC1624" w:rsidRDefault="00BC1624">
                <w:pPr>
                  <w:pStyle w:val="Bibliography"/>
                  <w:rPr>
                    <w:noProof/>
                  </w:rPr>
                </w:pPr>
                <w:r>
                  <w:rPr>
                    <w:noProof/>
                  </w:rPr>
                  <w:t xml:space="preserve">[43] </w:t>
                </w:r>
              </w:p>
            </w:tc>
            <w:tc>
              <w:tcPr>
                <w:tcW w:w="8739" w:type="dxa"/>
                <w:hideMark/>
              </w:tcPr>
              <w:p w14:paraId="14FB1D08" w14:textId="77777777" w:rsidR="00BC1624" w:rsidRDefault="00BC1624">
                <w:pPr>
                  <w:pStyle w:val="Bibliography"/>
                  <w:rPr>
                    <w:noProof/>
                  </w:rPr>
                </w:pPr>
                <w:r>
                  <w:rPr>
                    <w:noProof/>
                  </w:rPr>
                  <w:t>Apple, "AirPods," [Online]. Available: https://www.apple.com/airpods/. [Accessed 26 August 2019].</w:t>
                </w:r>
              </w:p>
            </w:tc>
          </w:tr>
          <w:tr w:rsidR="00BC1624" w14:paraId="5CE7E219" w14:textId="77777777" w:rsidTr="00BC1624">
            <w:trPr>
              <w:divId w:val="132141081"/>
              <w:tblCellSpacing w:w="15" w:type="dxa"/>
            </w:trPr>
            <w:tc>
              <w:tcPr>
                <w:tcW w:w="531" w:type="dxa"/>
                <w:hideMark/>
              </w:tcPr>
              <w:p w14:paraId="7FC21590" w14:textId="77777777" w:rsidR="00BC1624" w:rsidRDefault="00BC1624">
                <w:pPr>
                  <w:pStyle w:val="Bibliography"/>
                  <w:rPr>
                    <w:noProof/>
                  </w:rPr>
                </w:pPr>
                <w:r>
                  <w:rPr>
                    <w:noProof/>
                  </w:rPr>
                  <w:t xml:space="preserve">[44] </w:t>
                </w:r>
              </w:p>
            </w:tc>
            <w:tc>
              <w:tcPr>
                <w:tcW w:w="8739" w:type="dxa"/>
                <w:hideMark/>
              </w:tcPr>
              <w:p w14:paraId="53C237EA" w14:textId="77777777" w:rsidR="00BC1624" w:rsidRDefault="00BC1624">
                <w:pPr>
                  <w:pStyle w:val="Bibliography"/>
                  <w:rPr>
                    <w:noProof/>
                  </w:rPr>
                </w:pPr>
                <w:r>
                  <w:rPr>
                    <w:noProof/>
                  </w:rPr>
                  <w:t>Oculus, "Oculus Quest," [Online]. Available: https://www.oculus.com/quest/?locale=en_US. [Accessed 26 August 2019].</w:t>
                </w:r>
              </w:p>
            </w:tc>
          </w:tr>
          <w:tr w:rsidR="00BC1624" w14:paraId="4B3996B3" w14:textId="77777777" w:rsidTr="00BC1624">
            <w:trPr>
              <w:divId w:val="132141081"/>
              <w:tblCellSpacing w:w="15" w:type="dxa"/>
            </w:trPr>
            <w:tc>
              <w:tcPr>
                <w:tcW w:w="531" w:type="dxa"/>
                <w:hideMark/>
              </w:tcPr>
              <w:p w14:paraId="46D9CDF8" w14:textId="77777777" w:rsidR="00BC1624" w:rsidRDefault="00BC1624">
                <w:pPr>
                  <w:pStyle w:val="Bibliography"/>
                  <w:rPr>
                    <w:noProof/>
                  </w:rPr>
                </w:pPr>
                <w:r>
                  <w:rPr>
                    <w:noProof/>
                  </w:rPr>
                  <w:t xml:space="preserve">[45] </w:t>
                </w:r>
              </w:p>
            </w:tc>
            <w:tc>
              <w:tcPr>
                <w:tcW w:w="8739" w:type="dxa"/>
                <w:hideMark/>
              </w:tcPr>
              <w:p w14:paraId="2CBF8AB9" w14:textId="77777777" w:rsidR="00BC1624" w:rsidRDefault="00BC1624">
                <w:pPr>
                  <w:pStyle w:val="Bibliography"/>
                  <w:rPr>
                    <w:noProof/>
                  </w:rPr>
                </w:pPr>
                <w:r>
                  <w:rPr>
                    <w:noProof/>
                  </w:rPr>
                  <w:t>S. Stein and J. Goldman, "The best VR headsets for 2019," 21 August 2019. [Online]. Available: https://www.cnet.com/news/the-best-vr-headsets-in-2019/. [Accessed 26 August 2019].</w:t>
                </w:r>
              </w:p>
            </w:tc>
          </w:tr>
          <w:tr w:rsidR="00BC1624" w14:paraId="74E842B6" w14:textId="77777777" w:rsidTr="00BC1624">
            <w:trPr>
              <w:divId w:val="132141081"/>
              <w:tblCellSpacing w:w="15" w:type="dxa"/>
            </w:trPr>
            <w:tc>
              <w:tcPr>
                <w:tcW w:w="531" w:type="dxa"/>
                <w:hideMark/>
              </w:tcPr>
              <w:p w14:paraId="7B573368" w14:textId="77777777" w:rsidR="00BC1624" w:rsidRDefault="00BC1624">
                <w:pPr>
                  <w:pStyle w:val="Bibliography"/>
                  <w:rPr>
                    <w:noProof/>
                  </w:rPr>
                </w:pPr>
                <w:r>
                  <w:rPr>
                    <w:noProof/>
                  </w:rPr>
                  <w:t xml:space="preserve">[46] </w:t>
                </w:r>
              </w:p>
            </w:tc>
            <w:tc>
              <w:tcPr>
                <w:tcW w:w="8739" w:type="dxa"/>
                <w:hideMark/>
              </w:tcPr>
              <w:p w14:paraId="5B5C0993" w14:textId="77777777" w:rsidR="00BC1624" w:rsidRDefault="00BC1624">
                <w:pPr>
                  <w:pStyle w:val="Bibliography"/>
                  <w:rPr>
                    <w:noProof/>
                  </w:rPr>
                </w:pPr>
                <w:r>
                  <w:rPr>
                    <w:noProof/>
                  </w:rPr>
                  <w:t>Vuzix, "Vuzix Blade Smart Glasses," [Online]. Available: https://www.vuzix.com/products/blade-smart-glasses. [Accessed 26 August 2019].</w:t>
                </w:r>
              </w:p>
            </w:tc>
          </w:tr>
          <w:tr w:rsidR="00BC1624" w14:paraId="4EFD379A" w14:textId="77777777" w:rsidTr="00BC1624">
            <w:trPr>
              <w:divId w:val="132141081"/>
              <w:tblCellSpacing w:w="15" w:type="dxa"/>
            </w:trPr>
            <w:tc>
              <w:tcPr>
                <w:tcW w:w="531" w:type="dxa"/>
                <w:hideMark/>
              </w:tcPr>
              <w:p w14:paraId="0D54390E" w14:textId="77777777" w:rsidR="00BC1624" w:rsidRDefault="00BC1624">
                <w:pPr>
                  <w:pStyle w:val="Bibliography"/>
                  <w:rPr>
                    <w:noProof/>
                  </w:rPr>
                </w:pPr>
                <w:r>
                  <w:rPr>
                    <w:noProof/>
                  </w:rPr>
                  <w:t xml:space="preserve">[47] </w:t>
                </w:r>
              </w:p>
            </w:tc>
            <w:tc>
              <w:tcPr>
                <w:tcW w:w="8739" w:type="dxa"/>
                <w:hideMark/>
              </w:tcPr>
              <w:p w14:paraId="731D8827" w14:textId="77777777" w:rsidR="00BC1624" w:rsidRDefault="00BC1624">
                <w:pPr>
                  <w:pStyle w:val="Bibliography"/>
                  <w:rPr>
                    <w:noProof/>
                  </w:rPr>
                </w:pPr>
                <w:r>
                  <w:rPr>
                    <w:noProof/>
                  </w:rPr>
                  <w:t>North, "Technology," [Online]. Available: https://www.bynorth.com/tech. [Accessed 24 August 2019].</w:t>
                </w:r>
              </w:p>
            </w:tc>
          </w:tr>
          <w:tr w:rsidR="00BC1624" w14:paraId="1862E184" w14:textId="77777777" w:rsidTr="00BC1624">
            <w:trPr>
              <w:divId w:val="132141081"/>
              <w:tblCellSpacing w:w="15" w:type="dxa"/>
            </w:trPr>
            <w:tc>
              <w:tcPr>
                <w:tcW w:w="531" w:type="dxa"/>
                <w:hideMark/>
              </w:tcPr>
              <w:p w14:paraId="634AFD76" w14:textId="77777777" w:rsidR="00BC1624" w:rsidRDefault="00BC1624">
                <w:pPr>
                  <w:pStyle w:val="Bibliography"/>
                  <w:rPr>
                    <w:noProof/>
                  </w:rPr>
                </w:pPr>
                <w:r>
                  <w:rPr>
                    <w:noProof/>
                  </w:rPr>
                  <w:t xml:space="preserve">[48] </w:t>
                </w:r>
              </w:p>
            </w:tc>
            <w:tc>
              <w:tcPr>
                <w:tcW w:w="8739" w:type="dxa"/>
                <w:hideMark/>
              </w:tcPr>
              <w:p w14:paraId="4EEA94FF" w14:textId="77777777" w:rsidR="00BC1624" w:rsidRDefault="00BC1624">
                <w:pPr>
                  <w:pStyle w:val="Bibliography"/>
                  <w:rPr>
                    <w:noProof/>
                  </w:rPr>
                </w:pPr>
                <w:r>
                  <w:rPr>
                    <w:noProof/>
                  </w:rPr>
                  <w:t>D. Golightly, "Amazon Alexa-Enhanced North Focals Glasses Are Up For Pre-Order Now," 26 October 2018. [Online]. Available: https://www.androidheadlines.com/2018/10/amazon-alexa-north-focals-glasses-pre-order.html. [Accessed 25 August 2019].</w:t>
                </w:r>
              </w:p>
            </w:tc>
          </w:tr>
          <w:tr w:rsidR="00BC1624" w14:paraId="1C873544" w14:textId="77777777" w:rsidTr="00BC1624">
            <w:trPr>
              <w:divId w:val="132141081"/>
              <w:tblCellSpacing w:w="15" w:type="dxa"/>
            </w:trPr>
            <w:tc>
              <w:tcPr>
                <w:tcW w:w="531" w:type="dxa"/>
                <w:hideMark/>
              </w:tcPr>
              <w:p w14:paraId="2472477E" w14:textId="77777777" w:rsidR="00BC1624" w:rsidRDefault="00BC1624">
                <w:pPr>
                  <w:pStyle w:val="Bibliography"/>
                  <w:rPr>
                    <w:noProof/>
                  </w:rPr>
                </w:pPr>
                <w:r>
                  <w:rPr>
                    <w:noProof/>
                  </w:rPr>
                  <w:t xml:space="preserve">[49] </w:t>
                </w:r>
              </w:p>
            </w:tc>
            <w:tc>
              <w:tcPr>
                <w:tcW w:w="8739" w:type="dxa"/>
                <w:hideMark/>
              </w:tcPr>
              <w:p w14:paraId="4F2D6BA3" w14:textId="77777777" w:rsidR="00BC1624" w:rsidRDefault="00BC1624">
                <w:pPr>
                  <w:pStyle w:val="Bibliography"/>
                  <w:rPr>
                    <w:noProof/>
                  </w:rPr>
                </w:pPr>
                <w:r>
                  <w:rPr>
                    <w:noProof/>
                  </w:rPr>
                  <w:t>North, "What materials are Focals made of?," [Online]. Available: https://support.bynorth.com/hc/en-us/articles/360017517272-What-materials-are-Focals-made-of-. [Accessed 24 August 2019].</w:t>
                </w:r>
              </w:p>
            </w:tc>
          </w:tr>
          <w:tr w:rsidR="00BC1624" w14:paraId="1D99830A" w14:textId="77777777" w:rsidTr="00BC1624">
            <w:trPr>
              <w:divId w:val="132141081"/>
              <w:tblCellSpacing w:w="15" w:type="dxa"/>
            </w:trPr>
            <w:tc>
              <w:tcPr>
                <w:tcW w:w="531" w:type="dxa"/>
                <w:hideMark/>
              </w:tcPr>
              <w:p w14:paraId="0A133E82" w14:textId="77777777" w:rsidR="00BC1624" w:rsidRDefault="00BC1624">
                <w:pPr>
                  <w:pStyle w:val="Bibliography"/>
                  <w:rPr>
                    <w:noProof/>
                  </w:rPr>
                </w:pPr>
                <w:r>
                  <w:rPr>
                    <w:noProof/>
                  </w:rPr>
                  <w:t xml:space="preserve">[50] </w:t>
                </w:r>
              </w:p>
            </w:tc>
            <w:tc>
              <w:tcPr>
                <w:tcW w:w="8739" w:type="dxa"/>
                <w:hideMark/>
              </w:tcPr>
              <w:p w14:paraId="1F51BBAC" w14:textId="77777777" w:rsidR="00BC1624" w:rsidRDefault="00BC1624">
                <w:pPr>
                  <w:pStyle w:val="Bibliography"/>
                  <w:rPr>
                    <w:noProof/>
                  </w:rPr>
                </w:pPr>
                <w:r>
                  <w:rPr>
                    <w:noProof/>
                  </w:rPr>
                  <w:t>T. Li, "North Focals review: an impressive and stylish try at smart glasses," 12 Februrary 2019. [Online]. Available: https://channeldailynews.com/news/north-focals-review-an-impressive-and-stylish-try-at-smart-glasses/64279. [Accessed August24 2019].</w:t>
                </w:r>
              </w:p>
            </w:tc>
          </w:tr>
          <w:tr w:rsidR="00BC1624" w14:paraId="4AAB7EF8" w14:textId="77777777" w:rsidTr="00BC1624">
            <w:trPr>
              <w:divId w:val="132141081"/>
              <w:tblCellSpacing w:w="15" w:type="dxa"/>
            </w:trPr>
            <w:tc>
              <w:tcPr>
                <w:tcW w:w="531" w:type="dxa"/>
                <w:hideMark/>
              </w:tcPr>
              <w:p w14:paraId="2544CA09" w14:textId="77777777" w:rsidR="00BC1624" w:rsidRDefault="00BC1624">
                <w:pPr>
                  <w:pStyle w:val="Bibliography"/>
                  <w:rPr>
                    <w:noProof/>
                  </w:rPr>
                </w:pPr>
                <w:r>
                  <w:rPr>
                    <w:noProof/>
                  </w:rPr>
                  <w:t xml:space="preserve">[51] </w:t>
                </w:r>
              </w:p>
            </w:tc>
            <w:tc>
              <w:tcPr>
                <w:tcW w:w="8739" w:type="dxa"/>
                <w:hideMark/>
              </w:tcPr>
              <w:p w14:paraId="5B0785F9" w14:textId="77777777" w:rsidR="00BC1624" w:rsidRDefault="00BC1624">
                <w:pPr>
                  <w:pStyle w:val="Bibliography"/>
                  <w:rPr>
                    <w:noProof/>
                  </w:rPr>
                </w:pPr>
                <w:r>
                  <w:rPr>
                    <w:noProof/>
                  </w:rPr>
                  <w:t>K. Guttag, "North’s Focals LBS AR Glasses Overview," 25 October 2018. [Online]. Available: https://www.kguttag.com/2018/10/25/norths-focals-laser-beam-scanning-ar-glasses-color-intel-vaunt/. [Accessed 24 August 2019].</w:t>
                </w:r>
              </w:p>
            </w:tc>
          </w:tr>
          <w:tr w:rsidR="00BC1624" w14:paraId="15195E06" w14:textId="77777777" w:rsidTr="00BC1624">
            <w:trPr>
              <w:divId w:val="132141081"/>
              <w:tblCellSpacing w:w="15" w:type="dxa"/>
            </w:trPr>
            <w:tc>
              <w:tcPr>
                <w:tcW w:w="531" w:type="dxa"/>
                <w:hideMark/>
              </w:tcPr>
              <w:p w14:paraId="3032BDF2" w14:textId="77777777" w:rsidR="00BC1624" w:rsidRDefault="00BC1624">
                <w:pPr>
                  <w:pStyle w:val="Bibliography"/>
                  <w:rPr>
                    <w:noProof/>
                  </w:rPr>
                </w:pPr>
                <w:r>
                  <w:rPr>
                    <w:noProof/>
                  </w:rPr>
                  <w:t xml:space="preserve">[52] </w:t>
                </w:r>
              </w:p>
            </w:tc>
            <w:tc>
              <w:tcPr>
                <w:tcW w:w="8739" w:type="dxa"/>
                <w:hideMark/>
              </w:tcPr>
              <w:p w14:paraId="25ADBC31" w14:textId="77777777" w:rsidR="00BC1624" w:rsidRDefault="00BC1624">
                <w:pPr>
                  <w:pStyle w:val="Bibliography"/>
                  <w:rPr>
                    <w:noProof/>
                  </w:rPr>
                </w:pPr>
                <w:r>
                  <w:rPr>
                    <w:noProof/>
                  </w:rPr>
                  <w:t>North, "Focals. Smart glasses that put fashion first.," [Online]. Available: https://www.bynorth.com/. [Accessed 18 July 2019].</w:t>
                </w:r>
              </w:p>
            </w:tc>
          </w:tr>
          <w:tr w:rsidR="00BC1624" w14:paraId="78349A3C" w14:textId="77777777" w:rsidTr="00BC1624">
            <w:trPr>
              <w:divId w:val="132141081"/>
              <w:tblCellSpacing w:w="15" w:type="dxa"/>
            </w:trPr>
            <w:tc>
              <w:tcPr>
                <w:tcW w:w="531" w:type="dxa"/>
                <w:hideMark/>
              </w:tcPr>
              <w:p w14:paraId="0938C4D4" w14:textId="77777777" w:rsidR="00BC1624" w:rsidRDefault="00BC1624">
                <w:pPr>
                  <w:pStyle w:val="Bibliography"/>
                  <w:rPr>
                    <w:noProof/>
                  </w:rPr>
                </w:pPr>
                <w:r>
                  <w:rPr>
                    <w:noProof/>
                  </w:rPr>
                  <w:lastRenderedPageBreak/>
                  <w:t xml:space="preserve">[53] </w:t>
                </w:r>
              </w:p>
            </w:tc>
            <w:tc>
              <w:tcPr>
                <w:tcW w:w="8739" w:type="dxa"/>
                <w:hideMark/>
              </w:tcPr>
              <w:p w14:paraId="61E3B8C7" w14:textId="77777777" w:rsidR="00BC1624" w:rsidRDefault="00BC1624">
                <w:pPr>
                  <w:pStyle w:val="Bibliography"/>
                  <w:rPr>
                    <w:noProof/>
                  </w:rPr>
                </w:pPr>
                <w:r>
                  <w:rPr>
                    <w:noProof/>
                  </w:rPr>
                  <w:t>D. Bohn, "North has acquired the patents and tech behind Intel’s Vaunt AR glasses," 17 December 2018. [Online]. Available: https://www.theverge.com/2018/12/17/18144221/north-focals-intel-vaunt-patents-ar-glasses. [Accessed 26 August 2019].</w:t>
                </w:r>
              </w:p>
            </w:tc>
          </w:tr>
          <w:tr w:rsidR="00BC1624" w14:paraId="0367ABF4" w14:textId="77777777" w:rsidTr="00BC1624">
            <w:trPr>
              <w:divId w:val="132141081"/>
              <w:tblCellSpacing w:w="15" w:type="dxa"/>
            </w:trPr>
            <w:tc>
              <w:tcPr>
                <w:tcW w:w="531" w:type="dxa"/>
                <w:hideMark/>
              </w:tcPr>
              <w:p w14:paraId="150DD7E0" w14:textId="77777777" w:rsidR="00BC1624" w:rsidRDefault="00BC1624">
                <w:pPr>
                  <w:pStyle w:val="Bibliography"/>
                  <w:rPr>
                    <w:noProof/>
                  </w:rPr>
                </w:pPr>
                <w:r>
                  <w:rPr>
                    <w:noProof/>
                  </w:rPr>
                  <w:t xml:space="preserve">[54] </w:t>
                </w:r>
              </w:p>
            </w:tc>
            <w:tc>
              <w:tcPr>
                <w:tcW w:w="8739" w:type="dxa"/>
                <w:hideMark/>
              </w:tcPr>
              <w:p w14:paraId="4F1F6B64" w14:textId="77777777" w:rsidR="00BC1624" w:rsidRDefault="00BC1624">
                <w:pPr>
                  <w:pStyle w:val="Bibliography"/>
                  <w:rPr>
                    <w:noProof/>
                  </w:rPr>
                </w:pPr>
                <w:r>
                  <w:rPr>
                    <w:noProof/>
                  </w:rPr>
                  <w:t>C. de Looper, "North Focals smartglasses: Everything you need to know," 6 June 2019. [Online]. Available: https://www.digitaltrends.com/wearables/north-focals-news/. [Accessed 22 August 2019].</w:t>
                </w:r>
              </w:p>
            </w:tc>
          </w:tr>
        </w:tbl>
        <w:p w14:paraId="3B3C7433" w14:textId="77777777" w:rsidR="00BC1624" w:rsidRDefault="00BC1624">
          <w:pPr>
            <w:divId w:val="132141081"/>
            <w:rPr>
              <w:noProof/>
            </w:rPr>
          </w:pPr>
        </w:p>
        <w:p w14:paraId="7EC46E5A" w14:textId="7FA974D7" w:rsidR="008E7350" w:rsidRPr="006B761B" w:rsidRDefault="008E7350">
          <w:r w:rsidRPr="00320995">
            <w:fldChar w:fldCharType="end"/>
          </w:r>
        </w:p>
      </w:sdtContent>
    </w:sdt>
    <w:p w14:paraId="41F72C06" w14:textId="77777777" w:rsidR="005120D2" w:rsidRPr="006B761B" w:rsidRDefault="005120D2"/>
    <w:sectPr w:rsidR="005120D2" w:rsidRPr="006B761B" w:rsidSect="00AB22F1">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DBD6B" w14:textId="77777777" w:rsidR="00967B03" w:rsidRDefault="00967B03" w:rsidP="00B07A2D">
      <w:r>
        <w:separator/>
      </w:r>
    </w:p>
  </w:endnote>
  <w:endnote w:type="continuationSeparator" w:id="0">
    <w:p w14:paraId="30229F20" w14:textId="77777777" w:rsidR="00967B03" w:rsidRDefault="00967B03" w:rsidP="00B07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F86E2" w14:textId="77777777" w:rsidR="00312DD7" w:rsidRDefault="00312DD7" w:rsidP="001C5F3A">
    <w:pPr>
      <w:jc w:val="right"/>
    </w:pPr>
    <w:r>
      <w:fldChar w:fldCharType="begin"/>
    </w:r>
    <w:r>
      <w:instrText>PAGE</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298DE" w14:textId="77777777" w:rsidR="00967B03" w:rsidRDefault="00967B03" w:rsidP="00B07A2D">
      <w:r>
        <w:separator/>
      </w:r>
    </w:p>
  </w:footnote>
  <w:footnote w:type="continuationSeparator" w:id="0">
    <w:p w14:paraId="6E92F9F0" w14:textId="77777777" w:rsidR="00967B03" w:rsidRDefault="00967B03" w:rsidP="00B07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270065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68676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96C88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50BA4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2481F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A7834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E460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D2818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E8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582B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8448A"/>
    <w:multiLevelType w:val="multilevel"/>
    <w:tmpl w:val="2730C5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3BC7017"/>
    <w:multiLevelType w:val="multilevel"/>
    <w:tmpl w:val="BE94AC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9C60F42"/>
    <w:multiLevelType w:val="multilevel"/>
    <w:tmpl w:val="17D6C6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0524924"/>
    <w:multiLevelType w:val="hybridMultilevel"/>
    <w:tmpl w:val="6310C248"/>
    <w:lvl w:ilvl="0" w:tplc="C550236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DB413C"/>
    <w:multiLevelType w:val="multilevel"/>
    <w:tmpl w:val="CC0677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76F24BE"/>
    <w:multiLevelType w:val="multilevel"/>
    <w:tmpl w:val="728CC8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9132DAD"/>
    <w:multiLevelType w:val="multilevel"/>
    <w:tmpl w:val="13EA4F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B680F88"/>
    <w:multiLevelType w:val="multilevel"/>
    <w:tmpl w:val="097C4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E3A5EB7"/>
    <w:multiLevelType w:val="multilevel"/>
    <w:tmpl w:val="D07C9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BB1D80"/>
    <w:multiLevelType w:val="multilevel"/>
    <w:tmpl w:val="E9E8F9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20E31ED"/>
    <w:multiLevelType w:val="hybridMultilevel"/>
    <w:tmpl w:val="0930D8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3512DB"/>
    <w:multiLevelType w:val="multilevel"/>
    <w:tmpl w:val="29A88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6AA72B1"/>
    <w:multiLevelType w:val="multilevel"/>
    <w:tmpl w:val="A6D020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9987290"/>
    <w:multiLevelType w:val="multilevel"/>
    <w:tmpl w:val="9AA08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9B3608D"/>
    <w:multiLevelType w:val="multilevel"/>
    <w:tmpl w:val="97AAF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F365D79"/>
    <w:multiLevelType w:val="multilevel"/>
    <w:tmpl w:val="59CE9B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1990797"/>
    <w:multiLevelType w:val="multilevel"/>
    <w:tmpl w:val="CDA4C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2274038"/>
    <w:multiLevelType w:val="multilevel"/>
    <w:tmpl w:val="D174F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3F0B3E0F"/>
    <w:multiLevelType w:val="multilevel"/>
    <w:tmpl w:val="0F4E68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881407A"/>
    <w:multiLevelType w:val="hybridMultilevel"/>
    <w:tmpl w:val="9176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58780F"/>
    <w:multiLevelType w:val="multilevel"/>
    <w:tmpl w:val="5D6E9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2FF5837"/>
    <w:multiLevelType w:val="multilevel"/>
    <w:tmpl w:val="0262C7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6D856E4"/>
    <w:multiLevelType w:val="hybridMultilevel"/>
    <w:tmpl w:val="9A1EEFDE"/>
    <w:lvl w:ilvl="0" w:tplc="C15A451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042B0"/>
    <w:multiLevelType w:val="multilevel"/>
    <w:tmpl w:val="1F741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BAE6F7F"/>
    <w:multiLevelType w:val="multilevel"/>
    <w:tmpl w:val="54D84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C822E82"/>
    <w:multiLevelType w:val="multilevel"/>
    <w:tmpl w:val="FBF0C0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21051CD"/>
    <w:multiLevelType w:val="multilevel"/>
    <w:tmpl w:val="D56AF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329746A"/>
    <w:multiLevelType w:val="multilevel"/>
    <w:tmpl w:val="B30689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3B13904"/>
    <w:multiLevelType w:val="multilevel"/>
    <w:tmpl w:val="04940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3FF7B2B"/>
    <w:multiLevelType w:val="multilevel"/>
    <w:tmpl w:val="D7DCC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E241735"/>
    <w:multiLevelType w:val="multilevel"/>
    <w:tmpl w:val="1CA425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38A44AC"/>
    <w:multiLevelType w:val="multilevel"/>
    <w:tmpl w:val="9D4033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76F2614"/>
    <w:multiLevelType w:val="multilevel"/>
    <w:tmpl w:val="028AD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FC31B3"/>
    <w:multiLevelType w:val="hybridMultilevel"/>
    <w:tmpl w:val="FE18840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296EF4"/>
    <w:multiLevelType w:val="multilevel"/>
    <w:tmpl w:val="A5CAA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D9E59BF"/>
    <w:multiLevelType w:val="multilevel"/>
    <w:tmpl w:val="54B04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42"/>
  </w:num>
  <w:num w:numId="3">
    <w:abstractNumId w:val="25"/>
  </w:num>
  <w:num w:numId="4">
    <w:abstractNumId w:val="10"/>
  </w:num>
  <w:num w:numId="5">
    <w:abstractNumId w:val="14"/>
  </w:num>
  <w:num w:numId="6">
    <w:abstractNumId w:val="35"/>
  </w:num>
  <w:num w:numId="7">
    <w:abstractNumId w:val="46"/>
  </w:num>
  <w:num w:numId="8">
    <w:abstractNumId w:val="21"/>
  </w:num>
  <w:num w:numId="9">
    <w:abstractNumId w:val="31"/>
  </w:num>
  <w:num w:numId="10">
    <w:abstractNumId w:val="16"/>
  </w:num>
  <w:num w:numId="11">
    <w:abstractNumId w:val="26"/>
  </w:num>
  <w:num w:numId="12">
    <w:abstractNumId w:val="34"/>
  </w:num>
  <w:num w:numId="13">
    <w:abstractNumId w:val="23"/>
  </w:num>
  <w:num w:numId="14">
    <w:abstractNumId w:val="33"/>
  </w:num>
  <w:num w:numId="15">
    <w:abstractNumId w:val="39"/>
  </w:num>
  <w:num w:numId="16">
    <w:abstractNumId w:val="12"/>
  </w:num>
  <w:num w:numId="17">
    <w:abstractNumId w:val="45"/>
  </w:num>
  <w:num w:numId="18">
    <w:abstractNumId w:val="17"/>
  </w:num>
  <w:num w:numId="19">
    <w:abstractNumId w:val="11"/>
  </w:num>
  <w:num w:numId="20">
    <w:abstractNumId w:val="27"/>
  </w:num>
  <w:num w:numId="21">
    <w:abstractNumId w:val="22"/>
  </w:num>
  <w:num w:numId="22">
    <w:abstractNumId w:val="30"/>
  </w:num>
  <w:num w:numId="23">
    <w:abstractNumId w:val="28"/>
  </w:num>
  <w:num w:numId="24">
    <w:abstractNumId w:val="36"/>
  </w:num>
  <w:num w:numId="25">
    <w:abstractNumId w:val="40"/>
  </w:num>
  <w:num w:numId="26">
    <w:abstractNumId w:val="41"/>
  </w:num>
  <w:num w:numId="27">
    <w:abstractNumId w:val="38"/>
  </w:num>
  <w:num w:numId="28">
    <w:abstractNumId w:val="18"/>
  </w:num>
  <w:num w:numId="29">
    <w:abstractNumId w:val="15"/>
  </w:num>
  <w:num w:numId="30">
    <w:abstractNumId w:val="19"/>
  </w:num>
  <w:num w:numId="31">
    <w:abstractNumId w:val="37"/>
  </w:num>
  <w:num w:numId="32">
    <w:abstractNumId w:val="43"/>
  </w:num>
  <w:num w:numId="33">
    <w:abstractNumId w:val="43"/>
  </w:num>
  <w:num w:numId="34">
    <w:abstractNumId w:val="0"/>
  </w:num>
  <w:num w:numId="35">
    <w:abstractNumId w:val="1"/>
  </w:num>
  <w:num w:numId="36">
    <w:abstractNumId w:val="2"/>
  </w:num>
  <w:num w:numId="37">
    <w:abstractNumId w:val="3"/>
  </w:num>
  <w:num w:numId="38">
    <w:abstractNumId w:val="8"/>
  </w:num>
  <w:num w:numId="39">
    <w:abstractNumId w:val="4"/>
  </w:num>
  <w:num w:numId="40">
    <w:abstractNumId w:val="5"/>
  </w:num>
  <w:num w:numId="41">
    <w:abstractNumId w:val="6"/>
  </w:num>
  <w:num w:numId="42">
    <w:abstractNumId w:val="7"/>
  </w:num>
  <w:num w:numId="43">
    <w:abstractNumId w:val="9"/>
  </w:num>
  <w:num w:numId="44">
    <w:abstractNumId w:val="32"/>
  </w:num>
  <w:num w:numId="45">
    <w:abstractNumId w:val="29"/>
  </w:num>
  <w:num w:numId="46">
    <w:abstractNumId w:val="44"/>
  </w:num>
  <w:num w:numId="47">
    <w:abstractNumId w:val="20"/>
  </w:num>
  <w:num w:numId="4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na Headley">
    <w15:presenceInfo w15:providerId="Windows Live" w15:userId="a5a3a5f1c281bb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isplayBackgroundShape/>
  <w:activeWritingStyle w:appName="MSWord" w:lang="en-US" w:vendorID="64" w:dllVersion="4096" w:nlCheck="1" w:checkStyle="0"/>
  <w:activeWritingStyle w:appName="MSWord" w:lang="en-US" w:vendorID="64" w:dllVersion="6"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AF"/>
    <w:rsid w:val="000037DD"/>
    <w:rsid w:val="00011D3B"/>
    <w:rsid w:val="0001250E"/>
    <w:rsid w:val="00012526"/>
    <w:rsid w:val="00013177"/>
    <w:rsid w:val="00020AAD"/>
    <w:rsid w:val="000238C5"/>
    <w:rsid w:val="00024D05"/>
    <w:rsid w:val="000305E0"/>
    <w:rsid w:val="00032A51"/>
    <w:rsid w:val="000332BE"/>
    <w:rsid w:val="00061EC9"/>
    <w:rsid w:val="00070971"/>
    <w:rsid w:val="000740E1"/>
    <w:rsid w:val="0007625B"/>
    <w:rsid w:val="00081751"/>
    <w:rsid w:val="00082303"/>
    <w:rsid w:val="00083C07"/>
    <w:rsid w:val="00087B51"/>
    <w:rsid w:val="000931E9"/>
    <w:rsid w:val="000A5056"/>
    <w:rsid w:val="000B23CF"/>
    <w:rsid w:val="000B371B"/>
    <w:rsid w:val="000B4206"/>
    <w:rsid w:val="000B64BB"/>
    <w:rsid w:val="000D0B75"/>
    <w:rsid w:val="000E354C"/>
    <w:rsid w:val="000E7DC1"/>
    <w:rsid w:val="000F4FAF"/>
    <w:rsid w:val="000F5B8A"/>
    <w:rsid w:val="000F7777"/>
    <w:rsid w:val="00100525"/>
    <w:rsid w:val="00101345"/>
    <w:rsid w:val="00107796"/>
    <w:rsid w:val="00114D73"/>
    <w:rsid w:val="00117730"/>
    <w:rsid w:val="00117E09"/>
    <w:rsid w:val="00120401"/>
    <w:rsid w:val="001210CC"/>
    <w:rsid w:val="00123BFF"/>
    <w:rsid w:val="00127F4C"/>
    <w:rsid w:val="00134220"/>
    <w:rsid w:val="00134F4F"/>
    <w:rsid w:val="00135DBD"/>
    <w:rsid w:val="00143714"/>
    <w:rsid w:val="00152F67"/>
    <w:rsid w:val="00164450"/>
    <w:rsid w:val="00165157"/>
    <w:rsid w:val="001723DB"/>
    <w:rsid w:val="0017377E"/>
    <w:rsid w:val="001807E6"/>
    <w:rsid w:val="001808F5"/>
    <w:rsid w:val="001941DF"/>
    <w:rsid w:val="001A1F72"/>
    <w:rsid w:val="001A4F9D"/>
    <w:rsid w:val="001B069F"/>
    <w:rsid w:val="001C5F3A"/>
    <w:rsid w:val="001C77F2"/>
    <w:rsid w:val="001D01D8"/>
    <w:rsid w:val="001D1AAF"/>
    <w:rsid w:val="001D3B44"/>
    <w:rsid w:val="001D5303"/>
    <w:rsid w:val="001D5E18"/>
    <w:rsid w:val="001D668D"/>
    <w:rsid w:val="001D7414"/>
    <w:rsid w:val="001D7462"/>
    <w:rsid w:val="001D773D"/>
    <w:rsid w:val="001E43A9"/>
    <w:rsid w:val="001F0CC7"/>
    <w:rsid w:val="001F4C63"/>
    <w:rsid w:val="001F6054"/>
    <w:rsid w:val="00201B74"/>
    <w:rsid w:val="00202556"/>
    <w:rsid w:val="00202651"/>
    <w:rsid w:val="00207804"/>
    <w:rsid w:val="00210E7F"/>
    <w:rsid w:val="002236AD"/>
    <w:rsid w:val="00233EB2"/>
    <w:rsid w:val="00236FC4"/>
    <w:rsid w:val="00241AB0"/>
    <w:rsid w:val="00261796"/>
    <w:rsid w:val="002675CC"/>
    <w:rsid w:val="0027503D"/>
    <w:rsid w:val="002820D5"/>
    <w:rsid w:val="0028304F"/>
    <w:rsid w:val="00290799"/>
    <w:rsid w:val="002A0AF3"/>
    <w:rsid w:val="002A351E"/>
    <w:rsid w:val="002B419A"/>
    <w:rsid w:val="002B6CE7"/>
    <w:rsid w:val="003013A8"/>
    <w:rsid w:val="00303963"/>
    <w:rsid w:val="00312DD7"/>
    <w:rsid w:val="00320995"/>
    <w:rsid w:val="00323DC3"/>
    <w:rsid w:val="003240BE"/>
    <w:rsid w:val="00336D75"/>
    <w:rsid w:val="0037125E"/>
    <w:rsid w:val="003849A1"/>
    <w:rsid w:val="00385B84"/>
    <w:rsid w:val="00392E48"/>
    <w:rsid w:val="003A51D2"/>
    <w:rsid w:val="003C0663"/>
    <w:rsid w:val="003C0965"/>
    <w:rsid w:val="003C698E"/>
    <w:rsid w:val="003D1214"/>
    <w:rsid w:val="003D425F"/>
    <w:rsid w:val="003E3792"/>
    <w:rsid w:val="003E576C"/>
    <w:rsid w:val="003F6078"/>
    <w:rsid w:val="003F6085"/>
    <w:rsid w:val="003F6A37"/>
    <w:rsid w:val="003F6F20"/>
    <w:rsid w:val="0040323A"/>
    <w:rsid w:val="00406306"/>
    <w:rsid w:val="00407054"/>
    <w:rsid w:val="00407100"/>
    <w:rsid w:val="00423704"/>
    <w:rsid w:val="00423CD0"/>
    <w:rsid w:val="00431B62"/>
    <w:rsid w:val="004368C8"/>
    <w:rsid w:val="00450CD0"/>
    <w:rsid w:val="004521EE"/>
    <w:rsid w:val="004534E7"/>
    <w:rsid w:val="004545FD"/>
    <w:rsid w:val="004546FB"/>
    <w:rsid w:val="00462541"/>
    <w:rsid w:val="00481171"/>
    <w:rsid w:val="00483D4D"/>
    <w:rsid w:val="004843A2"/>
    <w:rsid w:val="00495B65"/>
    <w:rsid w:val="004A2051"/>
    <w:rsid w:val="004A51B2"/>
    <w:rsid w:val="004A62AC"/>
    <w:rsid w:val="004B3186"/>
    <w:rsid w:val="004B58C9"/>
    <w:rsid w:val="004C01D1"/>
    <w:rsid w:val="004C3048"/>
    <w:rsid w:val="004C690E"/>
    <w:rsid w:val="004C6C67"/>
    <w:rsid w:val="004D44BF"/>
    <w:rsid w:val="004F08F3"/>
    <w:rsid w:val="00510815"/>
    <w:rsid w:val="005120D2"/>
    <w:rsid w:val="0052178C"/>
    <w:rsid w:val="005218CA"/>
    <w:rsid w:val="00533E74"/>
    <w:rsid w:val="0054356A"/>
    <w:rsid w:val="0054733D"/>
    <w:rsid w:val="005704E1"/>
    <w:rsid w:val="0057249C"/>
    <w:rsid w:val="005741F6"/>
    <w:rsid w:val="00574F9F"/>
    <w:rsid w:val="005805D3"/>
    <w:rsid w:val="00586C27"/>
    <w:rsid w:val="005931A2"/>
    <w:rsid w:val="005A2E42"/>
    <w:rsid w:val="005A2F93"/>
    <w:rsid w:val="005A391E"/>
    <w:rsid w:val="005A70D1"/>
    <w:rsid w:val="005B6F6C"/>
    <w:rsid w:val="005C3AF9"/>
    <w:rsid w:val="005C3C5A"/>
    <w:rsid w:val="005C4D62"/>
    <w:rsid w:val="005C610A"/>
    <w:rsid w:val="005D01F1"/>
    <w:rsid w:val="00622F53"/>
    <w:rsid w:val="00624B41"/>
    <w:rsid w:val="00631B62"/>
    <w:rsid w:val="00634A10"/>
    <w:rsid w:val="00652A79"/>
    <w:rsid w:val="00653796"/>
    <w:rsid w:val="006654BD"/>
    <w:rsid w:val="00682784"/>
    <w:rsid w:val="00682CC6"/>
    <w:rsid w:val="0068378A"/>
    <w:rsid w:val="006B3198"/>
    <w:rsid w:val="006B761B"/>
    <w:rsid w:val="006C6D8D"/>
    <w:rsid w:val="006D2FA4"/>
    <w:rsid w:val="006D4B72"/>
    <w:rsid w:val="006D7A45"/>
    <w:rsid w:val="006D7BAA"/>
    <w:rsid w:val="006E42F6"/>
    <w:rsid w:val="006E6B3E"/>
    <w:rsid w:val="006F7BED"/>
    <w:rsid w:val="00703BB8"/>
    <w:rsid w:val="00706D38"/>
    <w:rsid w:val="00707363"/>
    <w:rsid w:val="00710630"/>
    <w:rsid w:val="00710C02"/>
    <w:rsid w:val="007117EE"/>
    <w:rsid w:val="00713CC4"/>
    <w:rsid w:val="00717A30"/>
    <w:rsid w:val="00717CE2"/>
    <w:rsid w:val="00724841"/>
    <w:rsid w:val="007329DF"/>
    <w:rsid w:val="00733094"/>
    <w:rsid w:val="00750949"/>
    <w:rsid w:val="00757C85"/>
    <w:rsid w:val="00757D8E"/>
    <w:rsid w:val="00767400"/>
    <w:rsid w:val="007709FA"/>
    <w:rsid w:val="00771C24"/>
    <w:rsid w:val="007724B0"/>
    <w:rsid w:val="007728D9"/>
    <w:rsid w:val="00787EFD"/>
    <w:rsid w:val="00793DF1"/>
    <w:rsid w:val="007A4B92"/>
    <w:rsid w:val="007A7E9E"/>
    <w:rsid w:val="007B6DCF"/>
    <w:rsid w:val="007C499E"/>
    <w:rsid w:val="007D1257"/>
    <w:rsid w:val="007D3DAA"/>
    <w:rsid w:val="007E2149"/>
    <w:rsid w:val="007E2F3B"/>
    <w:rsid w:val="007F251F"/>
    <w:rsid w:val="007F302D"/>
    <w:rsid w:val="007F4D09"/>
    <w:rsid w:val="007F6099"/>
    <w:rsid w:val="00801486"/>
    <w:rsid w:val="0080606F"/>
    <w:rsid w:val="00815ABA"/>
    <w:rsid w:val="00817064"/>
    <w:rsid w:val="00824590"/>
    <w:rsid w:val="008309D7"/>
    <w:rsid w:val="008326B4"/>
    <w:rsid w:val="008400D6"/>
    <w:rsid w:val="00841D1B"/>
    <w:rsid w:val="00854C70"/>
    <w:rsid w:val="00863377"/>
    <w:rsid w:val="00871267"/>
    <w:rsid w:val="0087508C"/>
    <w:rsid w:val="0088461D"/>
    <w:rsid w:val="0088676E"/>
    <w:rsid w:val="008917E8"/>
    <w:rsid w:val="00892A44"/>
    <w:rsid w:val="00894FD8"/>
    <w:rsid w:val="008A1F12"/>
    <w:rsid w:val="008A7668"/>
    <w:rsid w:val="008B5C2F"/>
    <w:rsid w:val="008C358C"/>
    <w:rsid w:val="008C55BD"/>
    <w:rsid w:val="008D3977"/>
    <w:rsid w:val="008D7F2A"/>
    <w:rsid w:val="008E3CA5"/>
    <w:rsid w:val="008E7350"/>
    <w:rsid w:val="008F2DF1"/>
    <w:rsid w:val="008F5746"/>
    <w:rsid w:val="008F668C"/>
    <w:rsid w:val="008F7AEE"/>
    <w:rsid w:val="009008DB"/>
    <w:rsid w:val="00900FD8"/>
    <w:rsid w:val="00913420"/>
    <w:rsid w:val="0092657F"/>
    <w:rsid w:val="00927400"/>
    <w:rsid w:val="009339F4"/>
    <w:rsid w:val="00934FF5"/>
    <w:rsid w:val="00935242"/>
    <w:rsid w:val="009437F1"/>
    <w:rsid w:val="00943A6E"/>
    <w:rsid w:val="00947D52"/>
    <w:rsid w:val="00951455"/>
    <w:rsid w:val="0096062E"/>
    <w:rsid w:val="009644EA"/>
    <w:rsid w:val="00967B03"/>
    <w:rsid w:val="0097396A"/>
    <w:rsid w:val="00977094"/>
    <w:rsid w:val="00980B5C"/>
    <w:rsid w:val="009916F9"/>
    <w:rsid w:val="009921C9"/>
    <w:rsid w:val="00994614"/>
    <w:rsid w:val="009A2605"/>
    <w:rsid w:val="009A3D54"/>
    <w:rsid w:val="009A5D7B"/>
    <w:rsid w:val="009B3126"/>
    <w:rsid w:val="009B4323"/>
    <w:rsid w:val="009B64D9"/>
    <w:rsid w:val="009B7B9B"/>
    <w:rsid w:val="009C20F1"/>
    <w:rsid w:val="009E690B"/>
    <w:rsid w:val="009F0808"/>
    <w:rsid w:val="009F5382"/>
    <w:rsid w:val="00A078D6"/>
    <w:rsid w:val="00A1223C"/>
    <w:rsid w:val="00A16E71"/>
    <w:rsid w:val="00A2259C"/>
    <w:rsid w:val="00A31EEF"/>
    <w:rsid w:val="00A357E5"/>
    <w:rsid w:val="00A406F4"/>
    <w:rsid w:val="00A459B6"/>
    <w:rsid w:val="00A634DA"/>
    <w:rsid w:val="00A65A98"/>
    <w:rsid w:val="00A70804"/>
    <w:rsid w:val="00A735E5"/>
    <w:rsid w:val="00A850B9"/>
    <w:rsid w:val="00A85CEC"/>
    <w:rsid w:val="00A872B7"/>
    <w:rsid w:val="00A920BB"/>
    <w:rsid w:val="00A96DA5"/>
    <w:rsid w:val="00AA4A56"/>
    <w:rsid w:val="00AA644E"/>
    <w:rsid w:val="00AB01BF"/>
    <w:rsid w:val="00AB03D3"/>
    <w:rsid w:val="00AB0EF4"/>
    <w:rsid w:val="00AB22F1"/>
    <w:rsid w:val="00AB2A17"/>
    <w:rsid w:val="00AB72AC"/>
    <w:rsid w:val="00AC0C31"/>
    <w:rsid w:val="00AC25AE"/>
    <w:rsid w:val="00AC2E9C"/>
    <w:rsid w:val="00AC3A0C"/>
    <w:rsid w:val="00AC77B9"/>
    <w:rsid w:val="00AD7288"/>
    <w:rsid w:val="00AE43BD"/>
    <w:rsid w:val="00AF24D0"/>
    <w:rsid w:val="00AF7C8D"/>
    <w:rsid w:val="00B005DA"/>
    <w:rsid w:val="00B01379"/>
    <w:rsid w:val="00B05269"/>
    <w:rsid w:val="00B06A8F"/>
    <w:rsid w:val="00B07A2D"/>
    <w:rsid w:val="00B1655E"/>
    <w:rsid w:val="00B211E0"/>
    <w:rsid w:val="00B371EB"/>
    <w:rsid w:val="00B40FF9"/>
    <w:rsid w:val="00B41835"/>
    <w:rsid w:val="00B439C8"/>
    <w:rsid w:val="00B44C08"/>
    <w:rsid w:val="00B44C52"/>
    <w:rsid w:val="00B47E45"/>
    <w:rsid w:val="00B668A7"/>
    <w:rsid w:val="00B66D8E"/>
    <w:rsid w:val="00B72BD5"/>
    <w:rsid w:val="00B73B1B"/>
    <w:rsid w:val="00B74EC7"/>
    <w:rsid w:val="00B801D4"/>
    <w:rsid w:val="00B8786F"/>
    <w:rsid w:val="00B91D83"/>
    <w:rsid w:val="00B93641"/>
    <w:rsid w:val="00BA2B4B"/>
    <w:rsid w:val="00BB275D"/>
    <w:rsid w:val="00BC0FBD"/>
    <w:rsid w:val="00BC1624"/>
    <w:rsid w:val="00BC39D9"/>
    <w:rsid w:val="00BD1516"/>
    <w:rsid w:val="00BD35F0"/>
    <w:rsid w:val="00BE5223"/>
    <w:rsid w:val="00BE5EA0"/>
    <w:rsid w:val="00BF0E86"/>
    <w:rsid w:val="00BF25AE"/>
    <w:rsid w:val="00C17236"/>
    <w:rsid w:val="00C30687"/>
    <w:rsid w:val="00C34FA3"/>
    <w:rsid w:val="00C43402"/>
    <w:rsid w:val="00C447CF"/>
    <w:rsid w:val="00C572DE"/>
    <w:rsid w:val="00C57C7A"/>
    <w:rsid w:val="00C73E61"/>
    <w:rsid w:val="00C85A14"/>
    <w:rsid w:val="00C905D0"/>
    <w:rsid w:val="00C97A09"/>
    <w:rsid w:val="00C97D9B"/>
    <w:rsid w:val="00CB15C2"/>
    <w:rsid w:val="00CB6554"/>
    <w:rsid w:val="00CC155C"/>
    <w:rsid w:val="00CC52C9"/>
    <w:rsid w:val="00D02F93"/>
    <w:rsid w:val="00D0428B"/>
    <w:rsid w:val="00D04777"/>
    <w:rsid w:val="00D06B12"/>
    <w:rsid w:val="00D11764"/>
    <w:rsid w:val="00D12F60"/>
    <w:rsid w:val="00D13029"/>
    <w:rsid w:val="00D1314F"/>
    <w:rsid w:val="00D24375"/>
    <w:rsid w:val="00D262B7"/>
    <w:rsid w:val="00D31331"/>
    <w:rsid w:val="00D31381"/>
    <w:rsid w:val="00D33382"/>
    <w:rsid w:val="00D34D43"/>
    <w:rsid w:val="00D367D4"/>
    <w:rsid w:val="00D3708A"/>
    <w:rsid w:val="00D46B1C"/>
    <w:rsid w:val="00D50089"/>
    <w:rsid w:val="00D52166"/>
    <w:rsid w:val="00D521F4"/>
    <w:rsid w:val="00D54068"/>
    <w:rsid w:val="00D55C72"/>
    <w:rsid w:val="00D56D2F"/>
    <w:rsid w:val="00D669A0"/>
    <w:rsid w:val="00D67A3E"/>
    <w:rsid w:val="00D72914"/>
    <w:rsid w:val="00D77300"/>
    <w:rsid w:val="00D84CA3"/>
    <w:rsid w:val="00D94CE4"/>
    <w:rsid w:val="00D94D30"/>
    <w:rsid w:val="00DA377E"/>
    <w:rsid w:val="00DA5A5A"/>
    <w:rsid w:val="00DB0E2B"/>
    <w:rsid w:val="00DC3BEB"/>
    <w:rsid w:val="00DC3D76"/>
    <w:rsid w:val="00DC64E1"/>
    <w:rsid w:val="00DC7923"/>
    <w:rsid w:val="00DD2861"/>
    <w:rsid w:val="00DD3789"/>
    <w:rsid w:val="00DD73C4"/>
    <w:rsid w:val="00DE462B"/>
    <w:rsid w:val="00E01C35"/>
    <w:rsid w:val="00E03C83"/>
    <w:rsid w:val="00E33381"/>
    <w:rsid w:val="00E3535C"/>
    <w:rsid w:val="00E46A24"/>
    <w:rsid w:val="00E54C98"/>
    <w:rsid w:val="00E552EF"/>
    <w:rsid w:val="00E57E72"/>
    <w:rsid w:val="00E80D23"/>
    <w:rsid w:val="00E81F3D"/>
    <w:rsid w:val="00E82DF9"/>
    <w:rsid w:val="00E91E89"/>
    <w:rsid w:val="00EB7B0F"/>
    <w:rsid w:val="00EC2248"/>
    <w:rsid w:val="00EE0278"/>
    <w:rsid w:val="00EE4FBC"/>
    <w:rsid w:val="00EF7ECD"/>
    <w:rsid w:val="00F013D6"/>
    <w:rsid w:val="00F04DD3"/>
    <w:rsid w:val="00F051CC"/>
    <w:rsid w:val="00F14C58"/>
    <w:rsid w:val="00F161EC"/>
    <w:rsid w:val="00F16D0B"/>
    <w:rsid w:val="00F176C5"/>
    <w:rsid w:val="00F24FE7"/>
    <w:rsid w:val="00F334EB"/>
    <w:rsid w:val="00F355A3"/>
    <w:rsid w:val="00F373D7"/>
    <w:rsid w:val="00F54834"/>
    <w:rsid w:val="00F54D40"/>
    <w:rsid w:val="00F70AB2"/>
    <w:rsid w:val="00F70E65"/>
    <w:rsid w:val="00F72D1C"/>
    <w:rsid w:val="00F72EB1"/>
    <w:rsid w:val="00F74437"/>
    <w:rsid w:val="00F80447"/>
    <w:rsid w:val="00F8089F"/>
    <w:rsid w:val="00F8233B"/>
    <w:rsid w:val="00F827B0"/>
    <w:rsid w:val="00F82F66"/>
    <w:rsid w:val="00F90BCA"/>
    <w:rsid w:val="00F941F2"/>
    <w:rsid w:val="00F950BF"/>
    <w:rsid w:val="00F95840"/>
    <w:rsid w:val="00FA1A95"/>
    <w:rsid w:val="00FA2500"/>
    <w:rsid w:val="00FA4E8A"/>
    <w:rsid w:val="00FC31B0"/>
    <w:rsid w:val="00FC5291"/>
    <w:rsid w:val="00FD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E6CD3"/>
  <w15:docId w15:val="{F2E4EA34-5EF9-2D42-BD4A-E6668B2F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A2D"/>
    <w:rPr>
      <w:rFonts w:ascii="Helvetica Neue" w:eastAsia="Times New Roman" w:hAnsi="Helvetica Neue" w:cs="Times New Roman"/>
      <w:sz w:val="24"/>
      <w:szCs w:val="24"/>
    </w:rPr>
  </w:style>
  <w:style w:type="paragraph" w:styleId="Heading1">
    <w:name w:val="heading 1"/>
    <w:basedOn w:val="Normal"/>
    <w:next w:val="Normal"/>
    <w:link w:val="Heading1Char"/>
    <w:uiPriority w:val="9"/>
    <w:qFormat/>
    <w:rsid w:val="001A4F9D"/>
    <w:pPr>
      <w:outlineLvl w:val="0"/>
    </w:pPr>
    <w:rPr>
      <w:rFonts w:eastAsiaTheme="minorHAnsi" w:cstheme="minorBidi"/>
      <w:color w:val="455673" w:themeColor="accent3" w:themeShade="BF"/>
      <w:sz w:val="40"/>
      <w:szCs w:val="32"/>
    </w:rPr>
  </w:style>
  <w:style w:type="paragraph" w:styleId="Heading2">
    <w:name w:val="heading 2"/>
    <w:basedOn w:val="Normal"/>
    <w:next w:val="Normal"/>
    <w:link w:val="Heading2Char"/>
    <w:uiPriority w:val="9"/>
    <w:unhideWhenUsed/>
    <w:qFormat/>
    <w:rsid w:val="001A4F9D"/>
    <w:pPr>
      <w:outlineLvl w:val="1"/>
    </w:pPr>
    <w:rPr>
      <w:rFonts w:eastAsiaTheme="minorHAnsi" w:cstheme="minorBidi"/>
      <w:b/>
      <w:bCs/>
      <w:color w:val="5D739A" w:themeColor="accent3"/>
      <w:sz w:val="36"/>
      <w:szCs w:val="36"/>
    </w:rPr>
  </w:style>
  <w:style w:type="paragraph" w:styleId="Heading3">
    <w:name w:val="heading 3"/>
    <w:basedOn w:val="Normal"/>
    <w:next w:val="Normal"/>
    <w:link w:val="Heading3Char"/>
    <w:uiPriority w:val="9"/>
    <w:unhideWhenUsed/>
    <w:qFormat/>
    <w:rsid w:val="00135DBD"/>
    <w:pPr>
      <w:outlineLvl w:val="2"/>
    </w:pPr>
    <w:rPr>
      <w:b/>
      <w:bCs/>
      <w:sz w:val="32"/>
      <w:szCs w:val="32"/>
    </w:rPr>
  </w:style>
  <w:style w:type="paragraph" w:styleId="Heading4">
    <w:name w:val="heading 4"/>
    <w:basedOn w:val="Normal"/>
    <w:next w:val="Normal"/>
    <w:link w:val="Heading4Char"/>
    <w:uiPriority w:val="9"/>
    <w:unhideWhenUsed/>
    <w:qFormat/>
    <w:rsid w:val="00135DBD"/>
    <w:pPr>
      <w:outlineLvl w:val="3"/>
    </w:pPr>
    <w:rPr>
      <w:rFonts w:eastAsiaTheme="minorHAnsi" w:cs="Times New Roman (Body CS)"/>
      <w:smallCaps/>
      <w:color w:val="455673" w:themeColor="accent3" w:themeShade="BF"/>
      <w:sz w:val="28"/>
      <w:szCs w:val="28"/>
    </w:rPr>
  </w:style>
  <w:style w:type="paragraph" w:styleId="Heading5">
    <w:name w:val="heading 5"/>
    <w:basedOn w:val="Normal"/>
    <w:next w:val="Normal"/>
    <w:link w:val="Heading5Char"/>
    <w:uiPriority w:val="9"/>
    <w:unhideWhenUsed/>
    <w:qFormat/>
    <w:rsid w:val="001A4F9D"/>
    <w:pPr>
      <w:outlineLvl w:val="4"/>
    </w:pPr>
    <w:rPr>
      <w:b/>
      <w:bCs/>
    </w:rPr>
  </w:style>
  <w:style w:type="paragraph" w:styleId="Heading6">
    <w:name w:val="heading 6"/>
    <w:basedOn w:val="Normal"/>
    <w:next w:val="Normal"/>
    <w:link w:val="Heading6Char"/>
    <w:uiPriority w:val="9"/>
    <w:unhideWhenUsed/>
    <w:qFormat/>
    <w:rsid w:val="00CC52C9"/>
    <w:pPr>
      <w:keepNext/>
      <w:keepLines/>
      <w:spacing w:before="20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CC52C9"/>
    <w:pPr>
      <w:keepNext/>
      <w:keepLines/>
      <w:spacing w:before="200"/>
      <w:outlineLvl w:val="6"/>
    </w:pPr>
    <w:rPr>
      <w:rFonts w:asciiTheme="majorHAnsi" w:eastAsiaTheme="majorEastAsia" w:hAnsiTheme="majorHAnsi" w:cstheme="majorBidi"/>
      <w:i/>
      <w:iCs/>
      <w:color w:val="373545" w:themeColor="text2"/>
    </w:rPr>
  </w:style>
  <w:style w:type="paragraph" w:styleId="Heading8">
    <w:name w:val="heading 8"/>
    <w:basedOn w:val="Normal"/>
    <w:next w:val="Normal"/>
    <w:link w:val="Heading8Char"/>
    <w:uiPriority w:val="9"/>
    <w:semiHidden/>
    <w:unhideWhenUsed/>
    <w:qFormat/>
    <w:rsid w:val="00CC52C9"/>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C52C9"/>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52C9"/>
    <w:pPr>
      <w:spacing w:after="120"/>
      <w:contextualSpacing/>
    </w:pPr>
    <w:rPr>
      <w:rFonts w:asciiTheme="majorHAnsi" w:eastAsiaTheme="majorEastAsia" w:hAnsiTheme="majorHAnsi" w:cstheme="majorBidi"/>
      <w:color w:val="373545"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CC52C9"/>
    <w:pPr>
      <w:numPr>
        <w:ilvl w:val="1"/>
      </w:numPr>
    </w:pPr>
    <w:rPr>
      <w:rFonts w:eastAsiaTheme="majorEastAsia" w:cstheme="majorBidi"/>
      <w:iCs/>
      <w:color w:val="48455A" w:themeColor="text2" w:themeTint="E6"/>
      <w:sz w:val="32"/>
      <w14:ligatures w14:val="standard"/>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406306"/>
    <w:rPr>
      <w:rFonts w:eastAsiaTheme="minorHAnsi"/>
      <w:sz w:val="18"/>
      <w:szCs w:val="18"/>
    </w:rPr>
  </w:style>
  <w:style w:type="character" w:customStyle="1" w:styleId="BalloonTextChar">
    <w:name w:val="Balloon Text Char"/>
    <w:basedOn w:val="DefaultParagraphFont"/>
    <w:link w:val="BalloonText"/>
    <w:uiPriority w:val="99"/>
    <w:semiHidden/>
    <w:rsid w:val="00406306"/>
    <w:rPr>
      <w:rFonts w:ascii="Times New Roman" w:hAnsi="Times New Roman" w:cs="Times New Roman"/>
      <w:sz w:val="18"/>
      <w:szCs w:val="18"/>
    </w:rPr>
  </w:style>
  <w:style w:type="character" w:customStyle="1" w:styleId="Heading1Char">
    <w:name w:val="Heading 1 Char"/>
    <w:basedOn w:val="DefaultParagraphFont"/>
    <w:link w:val="Heading1"/>
    <w:uiPriority w:val="9"/>
    <w:rsid w:val="001A4F9D"/>
    <w:rPr>
      <w:rFonts w:ascii="Helvetica Neue" w:hAnsi="Helvetica Neue"/>
      <w:color w:val="455673" w:themeColor="accent3" w:themeShade="BF"/>
      <w:sz w:val="40"/>
      <w:szCs w:val="32"/>
    </w:rPr>
  </w:style>
  <w:style w:type="character" w:customStyle="1" w:styleId="Heading2Char">
    <w:name w:val="Heading 2 Char"/>
    <w:basedOn w:val="DefaultParagraphFont"/>
    <w:link w:val="Heading2"/>
    <w:uiPriority w:val="9"/>
    <w:rsid w:val="001A4F9D"/>
    <w:rPr>
      <w:rFonts w:ascii="Helvetica Neue" w:hAnsi="Helvetica Neue"/>
      <w:b/>
      <w:bCs/>
      <w:color w:val="5D739A" w:themeColor="accent3"/>
      <w:sz w:val="36"/>
      <w:szCs w:val="36"/>
    </w:rPr>
  </w:style>
  <w:style w:type="character" w:customStyle="1" w:styleId="Heading3Char">
    <w:name w:val="Heading 3 Char"/>
    <w:basedOn w:val="DefaultParagraphFont"/>
    <w:link w:val="Heading3"/>
    <w:uiPriority w:val="9"/>
    <w:rsid w:val="00135DBD"/>
    <w:rPr>
      <w:rFonts w:ascii="Helvetica Neue" w:eastAsia="Times New Roman" w:hAnsi="Helvetica Neue" w:cs="Times New Roman"/>
      <w:b/>
      <w:bCs/>
      <w:sz w:val="32"/>
      <w:szCs w:val="32"/>
    </w:rPr>
  </w:style>
  <w:style w:type="character" w:customStyle="1" w:styleId="Heading4Char">
    <w:name w:val="Heading 4 Char"/>
    <w:basedOn w:val="DefaultParagraphFont"/>
    <w:link w:val="Heading4"/>
    <w:uiPriority w:val="9"/>
    <w:rsid w:val="00135DBD"/>
    <w:rPr>
      <w:rFonts w:ascii="Helvetica Neue" w:hAnsi="Helvetica Neue" w:cs="Times New Roman (Body CS)"/>
      <w:smallCaps/>
      <w:color w:val="455673" w:themeColor="accent3" w:themeShade="BF"/>
      <w:sz w:val="28"/>
      <w:szCs w:val="28"/>
    </w:rPr>
  </w:style>
  <w:style w:type="character" w:customStyle="1" w:styleId="Heading5Char">
    <w:name w:val="Heading 5 Char"/>
    <w:basedOn w:val="DefaultParagraphFont"/>
    <w:link w:val="Heading5"/>
    <w:uiPriority w:val="9"/>
    <w:rsid w:val="001A4F9D"/>
    <w:rPr>
      <w:rFonts w:ascii="Helvetica Neue" w:eastAsia="Times New Roman" w:hAnsi="Helvetica Neue" w:cs="Times New Roman"/>
      <w:b/>
      <w:bCs/>
      <w:sz w:val="24"/>
      <w:szCs w:val="24"/>
    </w:rPr>
  </w:style>
  <w:style w:type="character" w:customStyle="1" w:styleId="Heading6Char">
    <w:name w:val="Heading 6 Char"/>
    <w:basedOn w:val="DefaultParagraphFont"/>
    <w:link w:val="Heading6"/>
    <w:uiPriority w:val="9"/>
    <w:rsid w:val="00CC52C9"/>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CC52C9"/>
    <w:rPr>
      <w:rFonts w:asciiTheme="majorHAnsi" w:eastAsiaTheme="majorEastAsia" w:hAnsiTheme="majorHAnsi" w:cstheme="majorBidi"/>
      <w:i/>
      <w:iCs/>
      <w:color w:val="373545" w:themeColor="text2"/>
    </w:rPr>
  </w:style>
  <w:style w:type="character" w:customStyle="1" w:styleId="Heading8Char">
    <w:name w:val="Heading 8 Char"/>
    <w:basedOn w:val="DefaultParagraphFont"/>
    <w:link w:val="Heading8"/>
    <w:uiPriority w:val="9"/>
    <w:semiHidden/>
    <w:rsid w:val="00CC52C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C52C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980B5C"/>
    <w:pPr>
      <w:keepNext/>
      <w:keepLines/>
    </w:pPr>
    <w:rPr>
      <w:rFonts w:eastAsiaTheme="minorEastAsia" w:cstheme="minorBidi"/>
      <w:smallCaps/>
      <w:color w:val="455673" w:themeColor="accent3" w:themeShade="BF"/>
      <w:spacing w:val="6"/>
      <w:sz w:val="21"/>
      <w:szCs w:val="21"/>
    </w:rPr>
  </w:style>
  <w:style w:type="character" w:customStyle="1" w:styleId="TitleChar">
    <w:name w:val="Title Char"/>
    <w:basedOn w:val="DefaultParagraphFont"/>
    <w:link w:val="Title"/>
    <w:uiPriority w:val="10"/>
    <w:rsid w:val="00CC52C9"/>
    <w:rPr>
      <w:rFonts w:asciiTheme="majorHAnsi" w:eastAsiaTheme="majorEastAsia" w:hAnsiTheme="majorHAnsi" w:cstheme="majorBidi"/>
      <w:color w:val="373545" w:themeColor="text2"/>
      <w:spacing w:val="30"/>
      <w:kern w:val="28"/>
      <w:sz w:val="72"/>
      <w:szCs w:val="52"/>
      <w14:ligatures w14:val="standard"/>
      <w14:numForm w14:val="oldStyle"/>
    </w:rPr>
  </w:style>
  <w:style w:type="character" w:customStyle="1" w:styleId="SubtitleChar">
    <w:name w:val="Subtitle Char"/>
    <w:basedOn w:val="DefaultParagraphFont"/>
    <w:link w:val="Subtitle"/>
    <w:uiPriority w:val="11"/>
    <w:rsid w:val="00CC52C9"/>
    <w:rPr>
      <w:rFonts w:eastAsiaTheme="majorEastAsia" w:cstheme="majorBidi"/>
      <w:iCs/>
      <w:color w:val="48455A" w:themeColor="text2" w:themeTint="E6"/>
      <w:sz w:val="32"/>
      <w:szCs w:val="24"/>
      <w14:ligatures w14:val="standard"/>
    </w:rPr>
  </w:style>
  <w:style w:type="character" w:styleId="Strong">
    <w:name w:val="Strong"/>
    <w:basedOn w:val="DefaultParagraphFont"/>
    <w:uiPriority w:val="22"/>
    <w:qFormat/>
    <w:rsid w:val="00CC52C9"/>
    <w:rPr>
      <w:b/>
      <w:bCs/>
      <w:color w:val="48455A" w:themeColor="text2" w:themeTint="E6"/>
    </w:rPr>
  </w:style>
  <w:style w:type="character" w:styleId="Emphasis">
    <w:name w:val="Emphasis"/>
    <w:basedOn w:val="DefaultParagraphFont"/>
    <w:uiPriority w:val="20"/>
    <w:qFormat/>
    <w:rsid w:val="00CC52C9"/>
    <w:rPr>
      <w:b w:val="0"/>
      <w:i/>
      <w:iCs/>
      <w:color w:val="373545" w:themeColor="text2"/>
    </w:rPr>
  </w:style>
  <w:style w:type="paragraph" w:styleId="NoSpacing">
    <w:name w:val="No Spacing"/>
    <w:link w:val="NoSpacingChar"/>
    <w:uiPriority w:val="1"/>
    <w:qFormat/>
    <w:rsid w:val="00CC52C9"/>
  </w:style>
  <w:style w:type="character" w:customStyle="1" w:styleId="NoSpacingChar">
    <w:name w:val="No Spacing Char"/>
    <w:basedOn w:val="DefaultParagraphFont"/>
    <w:link w:val="NoSpacing"/>
    <w:uiPriority w:val="1"/>
    <w:rsid w:val="00CC52C9"/>
  </w:style>
  <w:style w:type="paragraph" w:styleId="ListParagraph">
    <w:name w:val="List Paragraph"/>
    <w:basedOn w:val="Normal"/>
    <w:uiPriority w:val="34"/>
    <w:qFormat/>
    <w:rsid w:val="00CC52C9"/>
    <w:pPr>
      <w:ind w:left="720" w:hanging="288"/>
      <w:contextualSpacing/>
    </w:pPr>
    <w:rPr>
      <w:rFonts w:eastAsiaTheme="minorHAnsi" w:cstheme="minorBidi"/>
      <w:color w:val="373545" w:themeColor="text2"/>
    </w:rPr>
  </w:style>
  <w:style w:type="paragraph" w:styleId="Quote">
    <w:name w:val="Quote"/>
    <w:basedOn w:val="Normal"/>
    <w:next w:val="Normal"/>
    <w:link w:val="QuoteChar"/>
    <w:uiPriority w:val="29"/>
    <w:qFormat/>
    <w:rsid w:val="00CC52C9"/>
    <w:pPr>
      <w:pBdr>
        <w:left w:val="single" w:sz="48" w:space="13" w:color="AD84C6" w:themeColor="accent1"/>
      </w:pBdr>
      <w:spacing w:line="360" w:lineRule="auto"/>
    </w:pPr>
    <w:rPr>
      <w:rFonts w:asciiTheme="majorHAnsi" w:eastAsiaTheme="minorEastAsia" w:hAnsiTheme="majorHAnsi" w:cstheme="minorBidi"/>
      <w:b/>
      <w:i/>
      <w:iCs/>
      <w:color w:val="AD84C6" w:themeColor="accent1"/>
    </w:rPr>
  </w:style>
  <w:style w:type="character" w:customStyle="1" w:styleId="QuoteChar">
    <w:name w:val="Quote Char"/>
    <w:basedOn w:val="DefaultParagraphFont"/>
    <w:link w:val="Quote"/>
    <w:uiPriority w:val="29"/>
    <w:rsid w:val="00CC52C9"/>
    <w:rPr>
      <w:rFonts w:asciiTheme="majorHAnsi" w:eastAsiaTheme="minorEastAsia" w:hAnsiTheme="majorHAnsi"/>
      <w:b/>
      <w:i/>
      <w:iCs/>
      <w:color w:val="AD84C6" w:themeColor="accent1"/>
      <w:sz w:val="24"/>
    </w:rPr>
  </w:style>
  <w:style w:type="paragraph" w:styleId="IntenseQuote">
    <w:name w:val="Intense Quote"/>
    <w:basedOn w:val="Normal"/>
    <w:next w:val="Normal"/>
    <w:link w:val="IntenseQuoteChar"/>
    <w:uiPriority w:val="30"/>
    <w:qFormat/>
    <w:rsid w:val="00CC52C9"/>
    <w:pPr>
      <w:pBdr>
        <w:left w:val="single" w:sz="48" w:space="13" w:color="8784C7" w:themeColor="accent2"/>
      </w:pBdr>
      <w:spacing w:before="240" w:after="120" w:line="300" w:lineRule="auto"/>
    </w:pPr>
    <w:rPr>
      <w:rFonts w:eastAsiaTheme="minorEastAsia" w:cstheme="minorBidi"/>
      <w:b/>
      <w:bCs/>
      <w:i/>
      <w:iCs/>
      <w:color w:val="8784C7" w:themeColor="accent2"/>
      <w:sz w:val="26"/>
      <w14:ligatures w14:val="standard"/>
      <w14:numForm w14:val="oldStyle"/>
    </w:rPr>
  </w:style>
  <w:style w:type="character" w:customStyle="1" w:styleId="IntenseQuoteChar">
    <w:name w:val="Intense Quote Char"/>
    <w:basedOn w:val="DefaultParagraphFont"/>
    <w:link w:val="IntenseQuote"/>
    <w:uiPriority w:val="30"/>
    <w:rsid w:val="00CC52C9"/>
    <w:rPr>
      <w:rFonts w:eastAsiaTheme="minorEastAsia"/>
      <w:b/>
      <w:bCs/>
      <w:i/>
      <w:iCs/>
      <w:color w:val="8784C7" w:themeColor="accent2"/>
      <w:sz w:val="26"/>
      <w14:ligatures w14:val="standard"/>
      <w14:numForm w14:val="oldStyle"/>
    </w:rPr>
  </w:style>
  <w:style w:type="character" w:styleId="SubtleEmphasis">
    <w:name w:val="Subtle Emphasis"/>
    <w:basedOn w:val="DefaultParagraphFont"/>
    <w:uiPriority w:val="19"/>
    <w:qFormat/>
    <w:rsid w:val="00CC52C9"/>
    <w:rPr>
      <w:i/>
      <w:iCs/>
      <w:color w:val="000000"/>
    </w:rPr>
  </w:style>
  <w:style w:type="character" w:styleId="IntenseEmphasis">
    <w:name w:val="Intense Emphasis"/>
    <w:basedOn w:val="DefaultParagraphFont"/>
    <w:uiPriority w:val="21"/>
    <w:qFormat/>
    <w:rsid w:val="00CC52C9"/>
    <w:rPr>
      <w:b/>
      <w:bCs/>
      <w:i/>
      <w:iCs/>
      <w:color w:val="373545" w:themeColor="text2"/>
    </w:rPr>
  </w:style>
  <w:style w:type="character" w:styleId="SubtleReference">
    <w:name w:val="Subtle Reference"/>
    <w:basedOn w:val="DefaultParagraphFont"/>
    <w:uiPriority w:val="31"/>
    <w:qFormat/>
    <w:rsid w:val="00CC52C9"/>
    <w:rPr>
      <w:smallCaps/>
      <w:color w:val="000000"/>
      <w:u w:val="single"/>
    </w:rPr>
  </w:style>
  <w:style w:type="character" w:styleId="IntenseReference">
    <w:name w:val="Intense Reference"/>
    <w:basedOn w:val="DefaultParagraphFont"/>
    <w:uiPriority w:val="32"/>
    <w:qFormat/>
    <w:rsid w:val="00CC52C9"/>
    <w:rPr>
      <w:rFonts w:asciiTheme="minorHAnsi" w:hAnsiTheme="minorHAnsi"/>
      <w:b/>
      <w:bCs/>
      <w:smallCaps/>
      <w:color w:val="373545" w:themeColor="text2"/>
      <w:spacing w:val="5"/>
      <w:sz w:val="22"/>
      <w:u w:val="single"/>
    </w:rPr>
  </w:style>
  <w:style w:type="character" w:styleId="BookTitle">
    <w:name w:val="Book Title"/>
    <w:basedOn w:val="DefaultParagraphFont"/>
    <w:uiPriority w:val="33"/>
    <w:qFormat/>
    <w:rsid w:val="00CC52C9"/>
    <w:rPr>
      <w:rFonts w:asciiTheme="majorHAnsi" w:hAnsiTheme="majorHAnsi"/>
      <w:b/>
      <w:bCs/>
      <w:caps w:val="0"/>
      <w:smallCaps/>
      <w:color w:val="373545" w:themeColor="text2"/>
      <w:spacing w:val="10"/>
      <w:sz w:val="22"/>
    </w:rPr>
  </w:style>
  <w:style w:type="paragraph" w:styleId="TOCHeading">
    <w:name w:val="TOC Heading"/>
    <w:basedOn w:val="Heading1"/>
    <w:next w:val="Normal"/>
    <w:uiPriority w:val="39"/>
    <w:semiHidden/>
    <w:unhideWhenUsed/>
    <w:qFormat/>
    <w:rsid w:val="00CC52C9"/>
    <w:pPr>
      <w:spacing w:before="480" w:line="264" w:lineRule="auto"/>
      <w:outlineLvl w:val="9"/>
    </w:pPr>
    <w:rPr>
      <w:b/>
    </w:rPr>
  </w:style>
  <w:style w:type="paragraph" w:styleId="FootnoteText">
    <w:name w:val="footnote text"/>
    <w:basedOn w:val="Normal"/>
    <w:link w:val="FootnoteTextChar"/>
    <w:uiPriority w:val="99"/>
    <w:unhideWhenUsed/>
    <w:rsid w:val="002A351E"/>
    <w:rPr>
      <w:rFonts w:eastAsiaTheme="minorHAnsi" w:cstheme="minorBidi"/>
    </w:rPr>
  </w:style>
  <w:style w:type="character" w:customStyle="1" w:styleId="FootnoteTextChar">
    <w:name w:val="Footnote Text Char"/>
    <w:basedOn w:val="DefaultParagraphFont"/>
    <w:link w:val="FootnoteText"/>
    <w:uiPriority w:val="99"/>
    <w:rsid w:val="002A351E"/>
    <w:rPr>
      <w:sz w:val="20"/>
      <w:szCs w:val="20"/>
    </w:rPr>
  </w:style>
  <w:style w:type="character" w:styleId="FootnoteReference">
    <w:name w:val="footnote reference"/>
    <w:basedOn w:val="DefaultParagraphFont"/>
    <w:uiPriority w:val="99"/>
    <w:semiHidden/>
    <w:unhideWhenUsed/>
    <w:rsid w:val="002A351E"/>
    <w:rPr>
      <w:vertAlign w:val="superscript"/>
    </w:rPr>
  </w:style>
  <w:style w:type="character" w:styleId="Hyperlink">
    <w:name w:val="Hyperlink"/>
    <w:basedOn w:val="DefaultParagraphFont"/>
    <w:uiPriority w:val="99"/>
    <w:unhideWhenUsed/>
    <w:rsid w:val="002A351E"/>
    <w:rPr>
      <w:color w:val="0000FF"/>
      <w:u w:val="single"/>
    </w:rPr>
  </w:style>
  <w:style w:type="character" w:customStyle="1" w:styleId="italic">
    <w:name w:val="italic"/>
    <w:basedOn w:val="DefaultParagraphFont"/>
    <w:rsid w:val="00AD7288"/>
  </w:style>
  <w:style w:type="paragraph" w:customStyle="1" w:styleId="PersonalName">
    <w:name w:val="Personal Name"/>
    <w:basedOn w:val="Title"/>
    <w:qFormat/>
    <w:rsid w:val="00CC52C9"/>
    <w:rPr>
      <w:b/>
      <w:caps/>
      <w:color w:val="000000"/>
      <w:sz w:val="28"/>
      <w:szCs w:val="28"/>
    </w:rPr>
  </w:style>
  <w:style w:type="paragraph" w:styleId="Header">
    <w:name w:val="header"/>
    <w:basedOn w:val="Normal"/>
    <w:link w:val="HeaderChar"/>
    <w:uiPriority w:val="99"/>
    <w:unhideWhenUsed/>
    <w:rsid w:val="000B23CF"/>
    <w:pPr>
      <w:tabs>
        <w:tab w:val="center" w:pos="4680"/>
        <w:tab w:val="right" w:pos="9360"/>
      </w:tabs>
    </w:pPr>
    <w:rPr>
      <w:rFonts w:eastAsiaTheme="minorHAnsi" w:cstheme="minorBidi"/>
    </w:rPr>
  </w:style>
  <w:style w:type="character" w:customStyle="1" w:styleId="HeaderChar">
    <w:name w:val="Header Char"/>
    <w:basedOn w:val="DefaultParagraphFont"/>
    <w:link w:val="Header"/>
    <w:uiPriority w:val="99"/>
    <w:rsid w:val="000B23CF"/>
    <w:rPr>
      <w:sz w:val="20"/>
      <w:szCs w:val="20"/>
    </w:rPr>
  </w:style>
  <w:style w:type="paragraph" w:styleId="Footer">
    <w:name w:val="footer"/>
    <w:basedOn w:val="Normal"/>
    <w:link w:val="FooterChar"/>
    <w:uiPriority w:val="99"/>
    <w:unhideWhenUsed/>
    <w:rsid w:val="000B23CF"/>
    <w:pPr>
      <w:tabs>
        <w:tab w:val="center" w:pos="4680"/>
        <w:tab w:val="right" w:pos="9360"/>
      </w:tabs>
    </w:pPr>
    <w:rPr>
      <w:rFonts w:eastAsiaTheme="minorHAnsi" w:cstheme="minorBidi"/>
    </w:rPr>
  </w:style>
  <w:style w:type="character" w:customStyle="1" w:styleId="FooterChar">
    <w:name w:val="Footer Char"/>
    <w:basedOn w:val="DefaultParagraphFont"/>
    <w:link w:val="Footer"/>
    <w:uiPriority w:val="99"/>
    <w:rsid w:val="000B23CF"/>
    <w:rPr>
      <w:sz w:val="20"/>
      <w:szCs w:val="20"/>
    </w:rPr>
  </w:style>
  <w:style w:type="table" w:styleId="TableGrid">
    <w:name w:val="Table Grid"/>
    <w:basedOn w:val="TableNormal"/>
    <w:uiPriority w:val="59"/>
    <w:rsid w:val="00C43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30687"/>
    <w:rPr>
      <w:rFonts w:eastAsiaTheme="minorHAnsi" w:cstheme="minorBidi"/>
    </w:rPr>
  </w:style>
  <w:style w:type="character" w:styleId="FollowedHyperlink">
    <w:name w:val="FollowedHyperlink"/>
    <w:basedOn w:val="DefaultParagraphFont"/>
    <w:uiPriority w:val="99"/>
    <w:semiHidden/>
    <w:unhideWhenUsed/>
    <w:rsid w:val="000F7777"/>
    <w:rPr>
      <w:color w:val="8C8C8C" w:themeColor="followedHyperlink"/>
      <w:u w:val="single"/>
    </w:rPr>
  </w:style>
  <w:style w:type="character" w:styleId="CommentReference">
    <w:name w:val="annotation reference"/>
    <w:basedOn w:val="DefaultParagraphFont"/>
    <w:uiPriority w:val="99"/>
    <w:semiHidden/>
    <w:unhideWhenUsed/>
    <w:rsid w:val="00AB2A17"/>
    <w:rPr>
      <w:sz w:val="16"/>
      <w:szCs w:val="16"/>
    </w:rPr>
  </w:style>
  <w:style w:type="paragraph" w:styleId="CommentText">
    <w:name w:val="annotation text"/>
    <w:basedOn w:val="Normal"/>
    <w:link w:val="CommentTextChar"/>
    <w:uiPriority w:val="99"/>
    <w:semiHidden/>
    <w:unhideWhenUsed/>
    <w:rsid w:val="00AB2A17"/>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AB2A17"/>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AB2A17"/>
    <w:rPr>
      <w:b/>
      <w:bCs/>
    </w:rPr>
  </w:style>
  <w:style w:type="character" w:customStyle="1" w:styleId="CommentSubjectChar">
    <w:name w:val="Comment Subject Char"/>
    <w:basedOn w:val="CommentTextChar"/>
    <w:link w:val="CommentSubject"/>
    <w:uiPriority w:val="99"/>
    <w:semiHidden/>
    <w:rsid w:val="00AB2A17"/>
    <w:rPr>
      <w:rFonts w:ascii="Helvetica Neue" w:hAnsi="Helvetica Neue"/>
      <w:b/>
      <w:bCs/>
      <w:sz w:val="20"/>
      <w:szCs w:val="20"/>
    </w:rPr>
  </w:style>
  <w:style w:type="paragraph" w:customStyle="1" w:styleId="ctf-messagetext">
    <w:name w:val="ctf-message__text"/>
    <w:basedOn w:val="Normal"/>
    <w:rsid w:val="009F0808"/>
    <w:pPr>
      <w:spacing w:before="100" w:beforeAutospacing="1" w:after="100" w:afterAutospacing="1"/>
    </w:pPr>
  </w:style>
  <w:style w:type="character" w:customStyle="1" w:styleId="ctf-messagetextcontent">
    <w:name w:val="ctf-message__text__content"/>
    <w:basedOn w:val="DefaultParagraphFont"/>
    <w:rsid w:val="009F0808"/>
  </w:style>
  <w:style w:type="character" w:styleId="UnresolvedMention">
    <w:name w:val="Unresolved Mention"/>
    <w:basedOn w:val="DefaultParagraphFont"/>
    <w:uiPriority w:val="99"/>
    <w:semiHidden/>
    <w:unhideWhenUsed/>
    <w:rsid w:val="00AC2E9C"/>
    <w:rPr>
      <w:color w:val="605E5C"/>
      <w:shd w:val="clear" w:color="auto" w:fill="E1DFDD"/>
    </w:rPr>
  </w:style>
  <w:style w:type="paragraph" w:customStyle="1" w:styleId="Default">
    <w:name w:val="Default"/>
    <w:rsid w:val="00152F67"/>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296">
      <w:bodyDiv w:val="1"/>
      <w:marLeft w:val="0"/>
      <w:marRight w:val="0"/>
      <w:marTop w:val="0"/>
      <w:marBottom w:val="0"/>
      <w:divBdr>
        <w:top w:val="none" w:sz="0" w:space="0" w:color="auto"/>
        <w:left w:val="none" w:sz="0" w:space="0" w:color="auto"/>
        <w:bottom w:val="none" w:sz="0" w:space="0" w:color="auto"/>
        <w:right w:val="none" w:sz="0" w:space="0" w:color="auto"/>
      </w:divBdr>
    </w:div>
    <w:div w:id="1787648">
      <w:bodyDiv w:val="1"/>
      <w:marLeft w:val="0"/>
      <w:marRight w:val="0"/>
      <w:marTop w:val="0"/>
      <w:marBottom w:val="0"/>
      <w:divBdr>
        <w:top w:val="none" w:sz="0" w:space="0" w:color="auto"/>
        <w:left w:val="none" w:sz="0" w:space="0" w:color="auto"/>
        <w:bottom w:val="none" w:sz="0" w:space="0" w:color="auto"/>
        <w:right w:val="none" w:sz="0" w:space="0" w:color="auto"/>
      </w:divBdr>
    </w:div>
    <w:div w:id="5911474">
      <w:bodyDiv w:val="1"/>
      <w:marLeft w:val="0"/>
      <w:marRight w:val="0"/>
      <w:marTop w:val="0"/>
      <w:marBottom w:val="0"/>
      <w:divBdr>
        <w:top w:val="none" w:sz="0" w:space="0" w:color="auto"/>
        <w:left w:val="none" w:sz="0" w:space="0" w:color="auto"/>
        <w:bottom w:val="none" w:sz="0" w:space="0" w:color="auto"/>
        <w:right w:val="none" w:sz="0" w:space="0" w:color="auto"/>
      </w:divBdr>
    </w:div>
    <w:div w:id="9335746">
      <w:bodyDiv w:val="1"/>
      <w:marLeft w:val="0"/>
      <w:marRight w:val="0"/>
      <w:marTop w:val="0"/>
      <w:marBottom w:val="0"/>
      <w:divBdr>
        <w:top w:val="none" w:sz="0" w:space="0" w:color="auto"/>
        <w:left w:val="none" w:sz="0" w:space="0" w:color="auto"/>
        <w:bottom w:val="none" w:sz="0" w:space="0" w:color="auto"/>
        <w:right w:val="none" w:sz="0" w:space="0" w:color="auto"/>
      </w:divBdr>
    </w:div>
    <w:div w:id="11415927">
      <w:bodyDiv w:val="1"/>
      <w:marLeft w:val="0"/>
      <w:marRight w:val="0"/>
      <w:marTop w:val="0"/>
      <w:marBottom w:val="0"/>
      <w:divBdr>
        <w:top w:val="none" w:sz="0" w:space="0" w:color="auto"/>
        <w:left w:val="none" w:sz="0" w:space="0" w:color="auto"/>
        <w:bottom w:val="none" w:sz="0" w:space="0" w:color="auto"/>
        <w:right w:val="none" w:sz="0" w:space="0" w:color="auto"/>
      </w:divBdr>
    </w:div>
    <w:div w:id="12847774">
      <w:bodyDiv w:val="1"/>
      <w:marLeft w:val="0"/>
      <w:marRight w:val="0"/>
      <w:marTop w:val="0"/>
      <w:marBottom w:val="0"/>
      <w:divBdr>
        <w:top w:val="none" w:sz="0" w:space="0" w:color="auto"/>
        <w:left w:val="none" w:sz="0" w:space="0" w:color="auto"/>
        <w:bottom w:val="none" w:sz="0" w:space="0" w:color="auto"/>
        <w:right w:val="none" w:sz="0" w:space="0" w:color="auto"/>
      </w:divBdr>
    </w:div>
    <w:div w:id="17629760">
      <w:bodyDiv w:val="1"/>
      <w:marLeft w:val="0"/>
      <w:marRight w:val="0"/>
      <w:marTop w:val="0"/>
      <w:marBottom w:val="0"/>
      <w:divBdr>
        <w:top w:val="none" w:sz="0" w:space="0" w:color="auto"/>
        <w:left w:val="none" w:sz="0" w:space="0" w:color="auto"/>
        <w:bottom w:val="none" w:sz="0" w:space="0" w:color="auto"/>
        <w:right w:val="none" w:sz="0" w:space="0" w:color="auto"/>
      </w:divBdr>
    </w:div>
    <w:div w:id="17855860">
      <w:bodyDiv w:val="1"/>
      <w:marLeft w:val="0"/>
      <w:marRight w:val="0"/>
      <w:marTop w:val="0"/>
      <w:marBottom w:val="0"/>
      <w:divBdr>
        <w:top w:val="none" w:sz="0" w:space="0" w:color="auto"/>
        <w:left w:val="none" w:sz="0" w:space="0" w:color="auto"/>
        <w:bottom w:val="none" w:sz="0" w:space="0" w:color="auto"/>
        <w:right w:val="none" w:sz="0" w:space="0" w:color="auto"/>
      </w:divBdr>
    </w:div>
    <w:div w:id="21133839">
      <w:bodyDiv w:val="1"/>
      <w:marLeft w:val="0"/>
      <w:marRight w:val="0"/>
      <w:marTop w:val="0"/>
      <w:marBottom w:val="0"/>
      <w:divBdr>
        <w:top w:val="none" w:sz="0" w:space="0" w:color="auto"/>
        <w:left w:val="none" w:sz="0" w:space="0" w:color="auto"/>
        <w:bottom w:val="none" w:sz="0" w:space="0" w:color="auto"/>
        <w:right w:val="none" w:sz="0" w:space="0" w:color="auto"/>
      </w:divBdr>
    </w:div>
    <w:div w:id="21908877">
      <w:bodyDiv w:val="1"/>
      <w:marLeft w:val="0"/>
      <w:marRight w:val="0"/>
      <w:marTop w:val="0"/>
      <w:marBottom w:val="0"/>
      <w:divBdr>
        <w:top w:val="none" w:sz="0" w:space="0" w:color="auto"/>
        <w:left w:val="none" w:sz="0" w:space="0" w:color="auto"/>
        <w:bottom w:val="none" w:sz="0" w:space="0" w:color="auto"/>
        <w:right w:val="none" w:sz="0" w:space="0" w:color="auto"/>
      </w:divBdr>
    </w:div>
    <w:div w:id="25953406">
      <w:bodyDiv w:val="1"/>
      <w:marLeft w:val="0"/>
      <w:marRight w:val="0"/>
      <w:marTop w:val="0"/>
      <w:marBottom w:val="0"/>
      <w:divBdr>
        <w:top w:val="none" w:sz="0" w:space="0" w:color="auto"/>
        <w:left w:val="none" w:sz="0" w:space="0" w:color="auto"/>
        <w:bottom w:val="none" w:sz="0" w:space="0" w:color="auto"/>
        <w:right w:val="none" w:sz="0" w:space="0" w:color="auto"/>
      </w:divBdr>
    </w:div>
    <w:div w:id="26221588">
      <w:bodyDiv w:val="1"/>
      <w:marLeft w:val="0"/>
      <w:marRight w:val="0"/>
      <w:marTop w:val="0"/>
      <w:marBottom w:val="0"/>
      <w:divBdr>
        <w:top w:val="none" w:sz="0" w:space="0" w:color="auto"/>
        <w:left w:val="none" w:sz="0" w:space="0" w:color="auto"/>
        <w:bottom w:val="none" w:sz="0" w:space="0" w:color="auto"/>
        <w:right w:val="none" w:sz="0" w:space="0" w:color="auto"/>
      </w:divBdr>
    </w:div>
    <w:div w:id="32771564">
      <w:bodyDiv w:val="1"/>
      <w:marLeft w:val="0"/>
      <w:marRight w:val="0"/>
      <w:marTop w:val="0"/>
      <w:marBottom w:val="0"/>
      <w:divBdr>
        <w:top w:val="none" w:sz="0" w:space="0" w:color="auto"/>
        <w:left w:val="none" w:sz="0" w:space="0" w:color="auto"/>
        <w:bottom w:val="none" w:sz="0" w:space="0" w:color="auto"/>
        <w:right w:val="none" w:sz="0" w:space="0" w:color="auto"/>
      </w:divBdr>
    </w:div>
    <w:div w:id="39667170">
      <w:bodyDiv w:val="1"/>
      <w:marLeft w:val="0"/>
      <w:marRight w:val="0"/>
      <w:marTop w:val="0"/>
      <w:marBottom w:val="0"/>
      <w:divBdr>
        <w:top w:val="none" w:sz="0" w:space="0" w:color="auto"/>
        <w:left w:val="none" w:sz="0" w:space="0" w:color="auto"/>
        <w:bottom w:val="none" w:sz="0" w:space="0" w:color="auto"/>
        <w:right w:val="none" w:sz="0" w:space="0" w:color="auto"/>
      </w:divBdr>
    </w:div>
    <w:div w:id="43336098">
      <w:bodyDiv w:val="1"/>
      <w:marLeft w:val="0"/>
      <w:marRight w:val="0"/>
      <w:marTop w:val="0"/>
      <w:marBottom w:val="0"/>
      <w:divBdr>
        <w:top w:val="none" w:sz="0" w:space="0" w:color="auto"/>
        <w:left w:val="none" w:sz="0" w:space="0" w:color="auto"/>
        <w:bottom w:val="none" w:sz="0" w:space="0" w:color="auto"/>
        <w:right w:val="none" w:sz="0" w:space="0" w:color="auto"/>
      </w:divBdr>
    </w:div>
    <w:div w:id="47581186">
      <w:bodyDiv w:val="1"/>
      <w:marLeft w:val="0"/>
      <w:marRight w:val="0"/>
      <w:marTop w:val="0"/>
      <w:marBottom w:val="0"/>
      <w:divBdr>
        <w:top w:val="none" w:sz="0" w:space="0" w:color="auto"/>
        <w:left w:val="none" w:sz="0" w:space="0" w:color="auto"/>
        <w:bottom w:val="none" w:sz="0" w:space="0" w:color="auto"/>
        <w:right w:val="none" w:sz="0" w:space="0" w:color="auto"/>
      </w:divBdr>
    </w:div>
    <w:div w:id="53041727">
      <w:bodyDiv w:val="1"/>
      <w:marLeft w:val="0"/>
      <w:marRight w:val="0"/>
      <w:marTop w:val="0"/>
      <w:marBottom w:val="0"/>
      <w:divBdr>
        <w:top w:val="none" w:sz="0" w:space="0" w:color="auto"/>
        <w:left w:val="none" w:sz="0" w:space="0" w:color="auto"/>
        <w:bottom w:val="none" w:sz="0" w:space="0" w:color="auto"/>
        <w:right w:val="none" w:sz="0" w:space="0" w:color="auto"/>
      </w:divBdr>
    </w:div>
    <w:div w:id="55706355">
      <w:bodyDiv w:val="1"/>
      <w:marLeft w:val="0"/>
      <w:marRight w:val="0"/>
      <w:marTop w:val="0"/>
      <w:marBottom w:val="0"/>
      <w:divBdr>
        <w:top w:val="none" w:sz="0" w:space="0" w:color="auto"/>
        <w:left w:val="none" w:sz="0" w:space="0" w:color="auto"/>
        <w:bottom w:val="none" w:sz="0" w:space="0" w:color="auto"/>
        <w:right w:val="none" w:sz="0" w:space="0" w:color="auto"/>
      </w:divBdr>
    </w:div>
    <w:div w:id="56515577">
      <w:bodyDiv w:val="1"/>
      <w:marLeft w:val="0"/>
      <w:marRight w:val="0"/>
      <w:marTop w:val="0"/>
      <w:marBottom w:val="0"/>
      <w:divBdr>
        <w:top w:val="none" w:sz="0" w:space="0" w:color="auto"/>
        <w:left w:val="none" w:sz="0" w:space="0" w:color="auto"/>
        <w:bottom w:val="none" w:sz="0" w:space="0" w:color="auto"/>
        <w:right w:val="none" w:sz="0" w:space="0" w:color="auto"/>
      </w:divBdr>
    </w:div>
    <w:div w:id="63532142">
      <w:bodyDiv w:val="1"/>
      <w:marLeft w:val="0"/>
      <w:marRight w:val="0"/>
      <w:marTop w:val="0"/>
      <w:marBottom w:val="0"/>
      <w:divBdr>
        <w:top w:val="none" w:sz="0" w:space="0" w:color="auto"/>
        <w:left w:val="none" w:sz="0" w:space="0" w:color="auto"/>
        <w:bottom w:val="none" w:sz="0" w:space="0" w:color="auto"/>
        <w:right w:val="none" w:sz="0" w:space="0" w:color="auto"/>
      </w:divBdr>
    </w:div>
    <w:div w:id="65615007">
      <w:bodyDiv w:val="1"/>
      <w:marLeft w:val="0"/>
      <w:marRight w:val="0"/>
      <w:marTop w:val="0"/>
      <w:marBottom w:val="0"/>
      <w:divBdr>
        <w:top w:val="none" w:sz="0" w:space="0" w:color="auto"/>
        <w:left w:val="none" w:sz="0" w:space="0" w:color="auto"/>
        <w:bottom w:val="none" w:sz="0" w:space="0" w:color="auto"/>
        <w:right w:val="none" w:sz="0" w:space="0" w:color="auto"/>
      </w:divBdr>
    </w:div>
    <w:div w:id="73859197">
      <w:bodyDiv w:val="1"/>
      <w:marLeft w:val="0"/>
      <w:marRight w:val="0"/>
      <w:marTop w:val="0"/>
      <w:marBottom w:val="0"/>
      <w:divBdr>
        <w:top w:val="none" w:sz="0" w:space="0" w:color="auto"/>
        <w:left w:val="none" w:sz="0" w:space="0" w:color="auto"/>
        <w:bottom w:val="none" w:sz="0" w:space="0" w:color="auto"/>
        <w:right w:val="none" w:sz="0" w:space="0" w:color="auto"/>
      </w:divBdr>
    </w:div>
    <w:div w:id="74666948">
      <w:bodyDiv w:val="1"/>
      <w:marLeft w:val="0"/>
      <w:marRight w:val="0"/>
      <w:marTop w:val="0"/>
      <w:marBottom w:val="0"/>
      <w:divBdr>
        <w:top w:val="none" w:sz="0" w:space="0" w:color="auto"/>
        <w:left w:val="none" w:sz="0" w:space="0" w:color="auto"/>
        <w:bottom w:val="none" w:sz="0" w:space="0" w:color="auto"/>
        <w:right w:val="none" w:sz="0" w:space="0" w:color="auto"/>
      </w:divBdr>
    </w:div>
    <w:div w:id="79302863">
      <w:bodyDiv w:val="1"/>
      <w:marLeft w:val="0"/>
      <w:marRight w:val="0"/>
      <w:marTop w:val="0"/>
      <w:marBottom w:val="0"/>
      <w:divBdr>
        <w:top w:val="none" w:sz="0" w:space="0" w:color="auto"/>
        <w:left w:val="none" w:sz="0" w:space="0" w:color="auto"/>
        <w:bottom w:val="none" w:sz="0" w:space="0" w:color="auto"/>
        <w:right w:val="none" w:sz="0" w:space="0" w:color="auto"/>
      </w:divBdr>
    </w:div>
    <w:div w:id="80757201">
      <w:bodyDiv w:val="1"/>
      <w:marLeft w:val="0"/>
      <w:marRight w:val="0"/>
      <w:marTop w:val="0"/>
      <w:marBottom w:val="0"/>
      <w:divBdr>
        <w:top w:val="none" w:sz="0" w:space="0" w:color="auto"/>
        <w:left w:val="none" w:sz="0" w:space="0" w:color="auto"/>
        <w:bottom w:val="none" w:sz="0" w:space="0" w:color="auto"/>
        <w:right w:val="none" w:sz="0" w:space="0" w:color="auto"/>
      </w:divBdr>
    </w:div>
    <w:div w:id="83428434">
      <w:bodyDiv w:val="1"/>
      <w:marLeft w:val="0"/>
      <w:marRight w:val="0"/>
      <w:marTop w:val="0"/>
      <w:marBottom w:val="0"/>
      <w:divBdr>
        <w:top w:val="none" w:sz="0" w:space="0" w:color="auto"/>
        <w:left w:val="none" w:sz="0" w:space="0" w:color="auto"/>
        <w:bottom w:val="none" w:sz="0" w:space="0" w:color="auto"/>
        <w:right w:val="none" w:sz="0" w:space="0" w:color="auto"/>
      </w:divBdr>
    </w:div>
    <w:div w:id="93326299">
      <w:bodyDiv w:val="1"/>
      <w:marLeft w:val="0"/>
      <w:marRight w:val="0"/>
      <w:marTop w:val="0"/>
      <w:marBottom w:val="0"/>
      <w:divBdr>
        <w:top w:val="none" w:sz="0" w:space="0" w:color="auto"/>
        <w:left w:val="none" w:sz="0" w:space="0" w:color="auto"/>
        <w:bottom w:val="none" w:sz="0" w:space="0" w:color="auto"/>
        <w:right w:val="none" w:sz="0" w:space="0" w:color="auto"/>
      </w:divBdr>
    </w:div>
    <w:div w:id="101652097">
      <w:bodyDiv w:val="1"/>
      <w:marLeft w:val="0"/>
      <w:marRight w:val="0"/>
      <w:marTop w:val="0"/>
      <w:marBottom w:val="0"/>
      <w:divBdr>
        <w:top w:val="none" w:sz="0" w:space="0" w:color="auto"/>
        <w:left w:val="none" w:sz="0" w:space="0" w:color="auto"/>
        <w:bottom w:val="none" w:sz="0" w:space="0" w:color="auto"/>
        <w:right w:val="none" w:sz="0" w:space="0" w:color="auto"/>
      </w:divBdr>
    </w:div>
    <w:div w:id="111704367">
      <w:bodyDiv w:val="1"/>
      <w:marLeft w:val="0"/>
      <w:marRight w:val="0"/>
      <w:marTop w:val="0"/>
      <w:marBottom w:val="0"/>
      <w:divBdr>
        <w:top w:val="none" w:sz="0" w:space="0" w:color="auto"/>
        <w:left w:val="none" w:sz="0" w:space="0" w:color="auto"/>
        <w:bottom w:val="none" w:sz="0" w:space="0" w:color="auto"/>
        <w:right w:val="none" w:sz="0" w:space="0" w:color="auto"/>
      </w:divBdr>
    </w:div>
    <w:div w:id="113334254">
      <w:bodyDiv w:val="1"/>
      <w:marLeft w:val="0"/>
      <w:marRight w:val="0"/>
      <w:marTop w:val="0"/>
      <w:marBottom w:val="0"/>
      <w:divBdr>
        <w:top w:val="none" w:sz="0" w:space="0" w:color="auto"/>
        <w:left w:val="none" w:sz="0" w:space="0" w:color="auto"/>
        <w:bottom w:val="none" w:sz="0" w:space="0" w:color="auto"/>
        <w:right w:val="none" w:sz="0" w:space="0" w:color="auto"/>
      </w:divBdr>
    </w:div>
    <w:div w:id="113645701">
      <w:bodyDiv w:val="1"/>
      <w:marLeft w:val="0"/>
      <w:marRight w:val="0"/>
      <w:marTop w:val="0"/>
      <w:marBottom w:val="0"/>
      <w:divBdr>
        <w:top w:val="none" w:sz="0" w:space="0" w:color="auto"/>
        <w:left w:val="none" w:sz="0" w:space="0" w:color="auto"/>
        <w:bottom w:val="none" w:sz="0" w:space="0" w:color="auto"/>
        <w:right w:val="none" w:sz="0" w:space="0" w:color="auto"/>
      </w:divBdr>
    </w:div>
    <w:div w:id="117919756">
      <w:bodyDiv w:val="1"/>
      <w:marLeft w:val="0"/>
      <w:marRight w:val="0"/>
      <w:marTop w:val="0"/>
      <w:marBottom w:val="0"/>
      <w:divBdr>
        <w:top w:val="none" w:sz="0" w:space="0" w:color="auto"/>
        <w:left w:val="none" w:sz="0" w:space="0" w:color="auto"/>
        <w:bottom w:val="none" w:sz="0" w:space="0" w:color="auto"/>
        <w:right w:val="none" w:sz="0" w:space="0" w:color="auto"/>
      </w:divBdr>
    </w:div>
    <w:div w:id="125860174">
      <w:bodyDiv w:val="1"/>
      <w:marLeft w:val="0"/>
      <w:marRight w:val="0"/>
      <w:marTop w:val="0"/>
      <w:marBottom w:val="0"/>
      <w:divBdr>
        <w:top w:val="none" w:sz="0" w:space="0" w:color="auto"/>
        <w:left w:val="none" w:sz="0" w:space="0" w:color="auto"/>
        <w:bottom w:val="none" w:sz="0" w:space="0" w:color="auto"/>
        <w:right w:val="none" w:sz="0" w:space="0" w:color="auto"/>
      </w:divBdr>
    </w:div>
    <w:div w:id="132141081">
      <w:bodyDiv w:val="1"/>
      <w:marLeft w:val="0"/>
      <w:marRight w:val="0"/>
      <w:marTop w:val="0"/>
      <w:marBottom w:val="0"/>
      <w:divBdr>
        <w:top w:val="none" w:sz="0" w:space="0" w:color="auto"/>
        <w:left w:val="none" w:sz="0" w:space="0" w:color="auto"/>
        <w:bottom w:val="none" w:sz="0" w:space="0" w:color="auto"/>
        <w:right w:val="none" w:sz="0" w:space="0" w:color="auto"/>
      </w:divBdr>
    </w:div>
    <w:div w:id="141583606">
      <w:bodyDiv w:val="1"/>
      <w:marLeft w:val="0"/>
      <w:marRight w:val="0"/>
      <w:marTop w:val="0"/>
      <w:marBottom w:val="0"/>
      <w:divBdr>
        <w:top w:val="none" w:sz="0" w:space="0" w:color="auto"/>
        <w:left w:val="none" w:sz="0" w:space="0" w:color="auto"/>
        <w:bottom w:val="none" w:sz="0" w:space="0" w:color="auto"/>
        <w:right w:val="none" w:sz="0" w:space="0" w:color="auto"/>
      </w:divBdr>
    </w:div>
    <w:div w:id="149951290">
      <w:bodyDiv w:val="1"/>
      <w:marLeft w:val="0"/>
      <w:marRight w:val="0"/>
      <w:marTop w:val="0"/>
      <w:marBottom w:val="0"/>
      <w:divBdr>
        <w:top w:val="none" w:sz="0" w:space="0" w:color="auto"/>
        <w:left w:val="none" w:sz="0" w:space="0" w:color="auto"/>
        <w:bottom w:val="none" w:sz="0" w:space="0" w:color="auto"/>
        <w:right w:val="none" w:sz="0" w:space="0" w:color="auto"/>
      </w:divBdr>
    </w:div>
    <w:div w:id="151333219">
      <w:bodyDiv w:val="1"/>
      <w:marLeft w:val="0"/>
      <w:marRight w:val="0"/>
      <w:marTop w:val="0"/>
      <w:marBottom w:val="0"/>
      <w:divBdr>
        <w:top w:val="none" w:sz="0" w:space="0" w:color="auto"/>
        <w:left w:val="none" w:sz="0" w:space="0" w:color="auto"/>
        <w:bottom w:val="none" w:sz="0" w:space="0" w:color="auto"/>
        <w:right w:val="none" w:sz="0" w:space="0" w:color="auto"/>
      </w:divBdr>
    </w:div>
    <w:div w:id="154762999">
      <w:bodyDiv w:val="1"/>
      <w:marLeft w:val="0"/>
      <w:marRight w:val="0"/>
      <w:marTop w:val="0"/>
      <w:marBottom w:val="0"/>
      <w:divBdr>
        <w:top w:val="none" w:sz="0" w:space="0" w:color="auto"/>
        <w:left w:val="none" w:sz="0" w:space="0" w:color="auto"/>
        <w:bottom w:val="none" w:sz="0" w:space="0" w:color="auto"/>
        <w:right w:val="none" w:sz="0" w:space="0" w:color="auto"/>
      </w:divBdr>
    </w:div>
    <w:div w:id="166139571">
      <w:bodyDiv w:val="1"/>
      <w:marLeft w:val="0"/>
      <w:marRight w:val="0"/>
      <w:marTop w:val="0"/>
      <w:marBottom w:val="0"/>
      <w:divBdr>
        <w:top w:val="none" w:sz="0" w:space="0" w:color="auto"/>
        <w:left w:val="none" w:sz="0" w:space="0" w:color="auto"/>
        <w:bottom w:val="none" w:sz="0" w:space="0" w:color="auto"/>
        <w:right w:val="none" w:sz="0" w:space="0" w:color="auto"/>
      </w:divBdr>
    </w:div>
    <w:div w:id="166412289">
      <w:bodyDiv w:val="1"/>
      <w:marLeft w:val="0"/>
      <w:marRight w:val="0"/>
      <w:marTop w:val="0"/>
      <w:marBottom w:val="0"/>
      <w:divBdr>
        <w:top w:val="none" w:sz="0" w:space="0" w:color="auto"/>
        <w:left w:val="none" w:sz="0" w:space="0" w:color="auto"/>
        <w:bottom w:val="none" w:sz="0" w:space="0" w:color="auto"/>
        <w:right w:val="none" w:sz="0" w:space="0" w:color="auto"/>
      </w:divBdr>
    </w:div>
    <w:div w:id="168787957">
      <w:bodyDiv w:val="1"/>
      <w:marLeft w:val="0"/>
      <w:marRight w:val="0"/>
      <w:marTop w:val="0"/>
      <w:marBottom w:val="0"/>
      <w:divBdr>
        <w:top w:val="none" w:sz="0" w:space="0" w:color="auto"/>
        <w:left w:val="none" w:sz="0" w:space="0" w:color="auto"/>
        <w:bottom w:val="none" w:sz="0" w:space="0" w:color="auto"/>
        <w:right w:val="none" w:sz="0" w:space="0" w:color="auto"/>
      </w:divBdr>
    </w:div>
    <w:div w:id="177625894">
      <w:bodyDiv w:val="1"/>
      <w:marLeft w:val="0"/>
      <w:marRight w:val="0"/>
      <w:marTop w:val="0"/>
      <w:marBottom w:val="0"/>
      <w:divBdr>
        <w:top w:val="none" w:sz="0" w:space="0" w:color="auto"/>
        <w:left w:val="none" w:sz="0" w:space="0" w:color="auto"/>
        <w:bottom w:val="none" w:sz="0" w:space="0" w:color="auto"/>
        <w:right w:val="none" w:sz="0" w:space="0" w:color="auto"/>
      </w:divBdr>
    </w:div>
    <w:div w:id="180627633">
      <w:bodyDiv w:val="1"/>
      <w:marLeft w:val="0"/>
      <w:marRight w:val="0"/>
      <w:marTop w:val="0"/>
      <w:marBottom w:val="0"/>
      <w:divBdr>
        <w:top w:val="none" w:sz="0" w:space="0" w:color="auto"/>
        <w:left w:val="none" w:sz="0" w:space="0" w:color="auto"/>
        <w:bottom w:val="none" w:sz="0" w:space="0" w:color="auto"/>
        <w:right w:val="none" w:sz="0" w:space="0" w:color="auto"/>
      </w:divBdr>
    </w:div>
    <w:div w:id="180827534">
      <w:bodyDiv w:val="1"/>
      <w:marLeft w:val="0"/>
      <w:marRight w:val="0"/>
      <w:marTop w:val="0"/>
      <w:marBottom w:val="0"/>
      <w:divBdr>
        <w:top w:val="none" w:sz="0" w:space="0" w:color="auto"/>
        <w:left w:val="none" w:sz="0" w:space="0" w:color="auto"/>
        <w:bottom w:val="none" w:sz="0" w:space="0" w:color="auto"/>
        <w:right w:val="none" w:sz="0" w:space="0" w:color="auto"/>
      </w:divBdr>
    </w:div>
    <w:div w:id="183180736">
      <w:bodyDiv w:val="1"/>
      <w:marLeft w:val="0"/>
      <w:marRight w:val="0"/>
      <w:marTop w:val="0"/>
      <w:marBottom w:val="0"/>
      <w:divBdr>
        <w:top w:val="none" w:sz="0" w:space="0" w:color="auto"/>
        <w:left w:val="none" w:sz="0" w:space="0" w:color="auto"/>
        <w:bottom w:val="none" w:sz="0" w:space="0" w:color="auto"/>
        <w:right w:val="none" w:sz="0" w:space="0" w:color="auto"/>
      </w:divBdr>
    </w:div>
    <w:div w:id="191695446">
      <w:bodyDiv w:val="1"/>
      <w:marLeft w:val="0"/>
      <w:marRight w:val="0"/>
      <w:marTop w:val="0"/>
      <w:marBottom w:val="0"/>
      <w:divBdr>
        <w:top w:val="none" w:sz="0" w:space="0" w:color="auto"/>
        <w:left w:val="none" w:sz="0" w:space="0" w:color="auto"/>
        <w:bottom w:val="none" w:sz="0" w:space="0" w:color="auto"/>
        <w:right w:val="none" w:sz="0" w:space="0" w:color="auto"/>
      </w:divBdr>
    </w:div>
    <w:div w:id="197939240">
      <w:bodyDiv w:val="1"/>
      <w:marLeft w:val="0"/>
      <w:marRight w:val="0"/>
      <w:marTop w:val="0"/>
      <w:marBottom w:val="0"/>
      <w:divBdr>
        <w:top w:val="none" w:sz="0" w:space="0" w:color="auto"/>
        <w:left w:val="none" w:sz="0" w:space="0" w:color="auto"/>
        <w:bottom w:val="none" w:sz="0" w:space="0" w:color="auto"/>
        <w:right w:val="none" w:sz="0" w:space="0" w:color="auto"/>
      </w:divBdr>
    </w:div>
    <w:div w:id="198981398">
      <w:bodyDiv w:val="1"/>
      <w:marLeft w:val="0"/>
      <w:marRight w:val="0"/>
      <w:marTop w:val="0"/>
      <w:marBottom w:val="0"/>
      <w:divBdr>
        <w:top w:val="none" w:sz="0" w:space="0" w:color="auto"/>
        <w:left w:val="none" w:sz="0" w:space="0" w:color="auto"/>
        <w:bottom w:val="none" w:sz="0" w:space="0" w:color="auto"/>
        <w:right w:val="none" w:sz="0" w:space="0" w:color="auto"/>
      </w:divBdr>
    </w:div>
    <w:div w:id="202328916">
      <w:bodyDiv w:val="1"/>
      <w:marLeft w:val="0"/>
      <w:marRight w:val="0"/>
      <w:marTop w:val="0"/>
      <w:marBottom w:val="0"/>
      <w:divBdr>
        <w:top w:val="none" w:sz="0" w:space="0" w:color="auto"/>
        <w:left w:val="none" w:sz="0" w:space="0" w:color="auto"/>
        <w:bottom w:val="none" w:sz="0" w:space="0" w:color="auto"/>
        <w:right w:val="none" w:sz="0" w:space="0" w:color="auto"/>
      </w:divBdr>
    </w:div>
    <w:div w:id="205417124">
      <w:bodyDiv w:val="1"/>
      <w:marLeft w:val="0"/>
      <w:marRight w:val="0"/>
      <w:marTop w:val="0"/>
      <w:marBottom w:val="0"/>
      <w:divBdr>
        <w:top w:val="none" w:sz="0" w:space="0" w:color="auto"/>
        <w:left w:val="none" w:sz="0" w:space="0" w:color="auto"/>
        <w:bottom w:val="none" w:sz="0" w:space="0" w:color="auto"/>
        <w:right w:val="none" w:sz="0" w:space="0" w:color="auto"/>
      </w:divBdr>
    </w:div>
    <w:div w:id="205602511">
      <w:bodyDiv w:val="1"/>
      <w:marLeft w:val="0"/>
      <w:marRight w:val="0"/>
      <w:marTop w:val="0"/>
      <w:marBottom w:val="0"/>
      <w:divBdr>
        <w:top w:val="none" w:sz="0" w:space="0" w:color="auto"/>
        <w:left w:val="none" w:sz="0" w:space="0" w:color="auto"/>
        <w:bottom w:val="none" w:sz="0" w:space="0" w:color="auto"/>
        <w:right w:val="none" w:sz="0" w:space="0" w:color="auto"/>
      </w:divBdr>
    </w:div>
    <w:div w:id="207184393">
      <w:bodyDiv w:val="1"/>
      <w:marLeft w:val="0"/>
      <w:marRight w:val="0"/>
      <w:marTop w:val="0"/>
      <w:marBottom w:val="0"/>
      <w:divBdr>
        <w:top w:val="none" w:sz="0" w:space="0" w:color="auto"/>
        <w:left w:val="none" w:sz="0" w:space="0" w:color="auto"/>
        <w:bottom w:val="none" w:sz="0" w:space="0" w:color="auto"/>
        <w:right w:val="none" w:sz="0" w:space="0" w:color="auto"/>
      </w:divBdr>
    </w:div>
    <w:div w:id="213201055">
      <w:bodyDiv w:val="1"/>
      <w:marLeft w:val="0"/>
      <w:marRight w:val="0"/>
      <w:marTop w:val="0"/>
      <w:marBottom w:val="0"/>
      <w:divBdr>
        <w:top w:val="none" w:sz="0" w:space="0" w:color="auto"/>
        <w:left w:val="none" w:sz="0" w:space="0" w:color="auto"/>
        <w:bottom w:val="none" w:sz="0" w:space="0" w:color="auto"/>
        <w:right w:val="none" w:sz="0" w:space="0" w:color="auto"/>
      </w:divBdr>
    </w:div>
    <w:div w:id="217206560">
      <w:bodyDiv w:val="1"/>
      <w:marLeft w:val="0"/>
      <w:marRight w:val="0"/>
      <w:marTop w:val="0"/>
      <w:marBottom w:val="0"/>
      <w:divBdr>
        <w:top w:val="none" w:sz="0" w:space="0" w:color="auto"/>
        <w:left w:val="none" w:sz="0" w:space="0" w:color="auto"/>
        <w:bottom w:val="none" w:sz="0" w:space="0" w:color="auto"/>
        <w:right w:val="none" w:sz="0" w:space="0" w:color="auto"/>
      </w:divBdr>
    </w:div>
    <w:div w:id="218902465">
      <w:bodyDiv w:val="1"/>
      <w:marLeft w:val="0"/>
      <w:marRight w:val="0"/>
      <w:marTop w:val="0"/>
      <w:marBottom w:val="0"/>
      <w:divBdr>
        <w:top w:val="none" w:sz="0" w:space="0" w:color="auto"/>
        <w:left w:val="none" w:sz="0" w:space="0" w:color="auto"/>
        <w:bottom w:val="none" w:sz="0" w:space="0" w:color="auto"/>
        <w:right w:val="none" w:sz="0" w:space="0" w:color="auto"/>
      </w:divBdr>
    </w:div>
    <w:div w:id="222450331">
      <w:bodyDiv w:val="1"/>
      <w:marLeft w:val="0"/>
      <w:marRight w:val="0"/>
      <w:marTop w:val="0"/>
      <w:marBottom w:val="0"/>
      <w:divBdr>
        <w:top w:val="none" w:sz="0" w:space="0" w:color="auto"/>
        <w:left w:val="none" w:sz="0" w:space="0" w:color="auto"/>
        <w:bottom w:val="none" w:sz="0" w:space="0" w:color="auto"/>
        <w:right w:val="none" w:sz="0" w:space="0" w:color="auto"/>
      </w:divBdr>
    </w:div>
    <w:div w:id="226691061">
      <w:bodyDiv w:val="1"/>
      <w:marLeft w:val="0"/>
      <w:marRight w:val="0"/>
      <w:marTop w:val="0"/>
      <w:marBottom w:val="0"/>
      <w:divBdr>
        <w:top w:val="none" w:sz="0" w:space="0" w:color="auto"/>
        <w:left w:val="none" w:sz="0" w:space="0" w:color="auto"/>
        <w:bottom w:val="none" w:sz="0" w:space="0" w:color="auto"/>
        <w:right w:val="none" w:sz="0" w:space="0" w:color="auto"/>
      </w:divBdr>
    </w:div>
    <w:div w:id="229777019">
      <w:bodyDiv w:val="1"/>
      <w:marLeft w:val="0"/>
      <w:marRight w:val="0"/>
      <w:marTop w:val="0"/>
      <w:marBottom w:val="0"/>
      <w:divBdr>
        <w:top w:val="none" w:sz="0" w:space="0" w:color="auto"/>
        <w:left w:val="none" w:sz="0" w:space="0" w:color="auto"/>
        <w:bottom w:val="none" w:sz="0" w:space="0" w:color="auto"/>
        <w:right w:val="none" w:sz="0" w:space="0" w:color="auto"/>
      </w:divBdr>
    </w:div>
    <w:div w:id="229851078">
      <w:bodyDiv w:val="1"/>
      <w:marLeft w:val="0"/>
      <w:marRight w:val="0"/>
      <w:marTop w:val="0"/>
      <w:marBottom w:val="0"/>
      <w:divBdr>
        <w:top w:val="none" w:sz="0" w:space="0" w:color="auto"/>
        <w:left w:val="none" w:sz="0" w:space="0" w:color="auto"/>
        <w:bottom w:val="none" w:sz="0" w:space="0" w:color="auto"/>
        <w:right w:val="none" w:sz="0" w:space="0" w:color="auto"/>
      </w:divBdr>
    </w:div>
    <w:div w:id="234556869">
      <w:bodyDiv w:val="1"/>
      <w:marLeft w:val="0"/>
      <w:marRight w:val="0"/>
      <w:marTop w:val="0"/>
      <w:marBottom w:val="0"/>
      <w:divBdr>
        <w:top w:val="none" w:sz="0" w:space="0" w:color="auto"/>
        <w:left w:val="none" w:sz="0" w:space="0" w:color="auto"/>
        <w:bottom w:val="none" w:sz="0" w:space="0" w:color="auto"/>
        <w:right w:val="none" w:sz="0" w:space="0" w:color="auto"/>
      </w:divBdr>
    </w:div>
    <w:div w:id="235632401">
      <w:bodyDiv w:val="1"/>
      <w:marLeft w:val="0"/>
      <w:marRight w:val="0"/>
      <w:marTop w:val="0"/>
      <w:marBottom w:val="0"/>
      <w:divBdr>
        <w:top w:val="none" w:sz="0" w:space="0" w:color="auto"/>
        <w:left w:val="none" w:sz="0" w:space="0" w:color="auto"/>
        <w:bottom w:val="none" w:sz="0" w:space="0" w:color="auto"/>
        <w:right w:val="none" w:sz="0" w:space="0" w:color="auto"/>
      </w:divBdr>
    </w:div>
    <w:div w:id="239095185">
      <w:bodyDiv w:val="1"/>
      <w:marLeft w:val="0"/>
      <w:marRight w:val="0"/>
      <w:marTop w:val="0"/>
      <w:marBottom w:val="0"/>
      <w:divBdr>
        <w:top w:val="none" w:sz="0" w:space="0" w:color="auto"/>
        <w:left w:val="none" w:sz="0" w:space="0" w:color="auto"/>
        <w:bottom w:val="none" w:sz="0" w:space="0" w:color="auto"/>
        <w:right w:val="none" w:sz="0" w:space="0" w:color="auto"/>
      </w:divBdr>
    </w:div>
    <w:div w:id="241645536">
      <w:bodyDiv w:val="1"/>
      <w:marLeft w:val="0"/>
      <w:marRight w:val="0"/>
      <w:marTop w:val="0"/>
      <w:marBottom w:val="0"/>
      <w:divBdr>
        <w:top w:val="none" w:sz="0" w:space="0" w:color="auto"/>
        <w:left w:val="none" w:sz="0" w:space="0" w:color="auto"/>
        <w:bottom w:val="none" w:sz="0" w:space="0" w:color="auto"/>
        <w:right w:val="none" w:sz="0" w:space="0" w:color="auto"/>
      </w:divBdr>
    </w:div>
    <w:div w:id="262764168">
      <w:bodyDiv w:val="1"/>
      <w:marLeft w:val="0"/>
      <w:marRight w:val="0"/>
      <w:marTop w:val="0"/>
      <w:marBottom w:val="0"/>
      <w:divBdr>
        <w:top w:val="none" w:sz="0" w:space="0" w:color="auto"/>
        <w:left w:val="none" w:sz="0" w:space="0" w:color="auto"/>
        <w:bottom w:val="none" w:sz="0" w:space="0" w:color="auto"/>
        <w:right w:val="none" w:sz="0" w:space="0" w:color="auto"/>
      </w:divBdr>
    </w:div>
    <w:div w:id="264701794">
      <w:bodyDiv w:val="1"/>
      <w:marLeft w:val="0"/>
      <w:marRight w:val="0"/>
      <w:marTop w:val="0"/>
      <w:marBottom w:val="0"/>
      <w:divBdr>
        <w:top w:val="none" w:sz="0" w:space="0" w:color="auto"/>
        <w:left w:val="none" w:sz="0" w:space="0" w:color="auto"/>
        <w:bottom w:val="none" w:sz="0" w:space="0" w:color="auto"/>
        <w:right w:val="none" w:sz="0" w:space="0" w:color="auto"/>
      </w:divBdr>
    </w:div>
    <w:div w:id="268392850">
      <w:bodyDiv w:val="1"/>
      <w:marLeft w:val="0"/>
      <w:marRight w:val="0"/>
      <w:marTop w:val="0"/>
      <w:marBottom w:val="0"/>
      <w:divBdr>
        <w:top w:val="none" w:sz="0" w:space="0" w:color="auto"/>
        <w:left w:val="none" w:sz="0" w:space="0" w:color="auto"/>
        <w:bottom w:val="none" w:sz="0" w:space="0" w:color="auto"/>
        <w:right w:val="none" w:sz="0" w:space="0" w:color="auto"/>
      </w:divBdr>
    </w:div>
    <w:div w:id="277613936">
      <w:bodyDiv w:val="1"/>
      <w:marLeft w:val="0"/>
      <w:marRight w:val="0"/>
      <w:marTop w:val="0"/>
      <w:marBottom w:val="0"/>
      <w:divBdr>
        <w:top w:val="none" w:sz="0" w:space="0" w:color="auto"/>
        <w:left w:val="none" w:sz="0" w:space="0" w:color="auto"/>
        <w:bottom w:val="none" w:sz="0" w:space="0" w:color="auto"/>
        <w:right w:val="none" w:sz="0" w:space="0" w:color="auto"/>
      </w:divBdr>
    </w:div>
    <w:div w:id="280040699">
      <w:bodyDiv w:val="1"/>
      <w:marLeft w:val="0"/>
      <w:marRight w:val="0"/>
      <w:marTop w:val="0"/>
      <w:marBottom w:val="0"/>
      <w:divBdr>
        <w:top w:val="none" w:sz="0" w:space="0" w:color="auto"/>
        <w:left w:val="none" w:sz="0" w:space="0" w:color="auto"/>
        <w:bottom w:val="none" w:sz="0" w:space="0" w:color="auto"/>
        <w:right w:val="none" w:sz="0" w:space="0" w:color="auto"/>
      </w:divBdr>
    </w:div>
    <w:div w:id="280572526">
      <w:bodyDiv w:val="1"/>
      <w:marLeft w:val="0"/>
      <w:marRight w:val="0"/>
      <w:marTop w:val="0"/>
      <w:marBottom w:val="0"/>
      <w:divBdr>
        <w:top w:val="none" w:sz="0" w:space="0" w:color="auto"/>
        <w:left w:val="none" w:sz="0" w:space="0" w:color="auto"/>
        <w:bottom w:val="none" w:sz="0" w:space="0" w:color="auto"/>
        <w:right w:val="none" w:sz="0" w:space="0" w:color="auto"/>
      </w:divBdr>
    </w:div>
    <w:div w:id="286008441">
      <w:bodyDiv w:val="1"/>
      <w:marLeft w:val="0"/>
      <w:marRight w:val="0"/>
      <w:marTop w:val="0"/>
      <w:marBottom w:val="0"/>
      <w:divBdr>
        <w:top w:val="none" w:sz="0" w:space="0" w:color="auto"/>
        <w:left w:val="none" w:sz="0" w:space="0" w:color="auto"/>
        <w:bottom w:val="none" w:sz="0" w:space="0" w:color="auto"/>
        <w:right w:val="none" w:sz="0" w:space="0" w:color="auto"/>
      </w:divBdr>
    </w:div>
    <w:div w:id="300354213">
      <w:bodyDiv w:val="1"/>
      <w:marLeft w:val="0"/>
      <w:marRight w:val="0"/>
      <w:marTop w:val="0"/>
      <w:marBottom w:val="0"/>
      <w:divBdr>
        <w:top w:val="none" w:sz="0" w:space="0" w:color="auto"/>
        <w:left w:val="none" w:sz="0" w:space="0" w:color="auto"/>
        <w:bottom w:val="none" w:sz="0" w:space="0" w:color="auto"/>
        <w:right w:val="none" w:sz="0" w:space="0" w:color="auto"/>
      </w:divBdr>
    </w:div>
    <w:div w:id="301541400">
      <w:bodyDiv w:val="1"/>
      <w:marLeft w:val="0"/>
      <w:marRight w:val="0"/>
      <w:marTop w:val="0"/>
      <w:marBottom w:val="0"/>
      <w:divBdr>
        <w:top w:val="none" w:sz="0" w:space="0" w:color="auto"/>
        <w:left w:val="none" w:sz="0" w:space="0" w:color="auto"/>
        <w:bottom w:val="none" w:sz="0" w:space="0" w:color="auto"/>
        <w:right w:val="none" w:sz="0" w:space="0" w:color="auto"/>
      </w:divBdr>
    </w:div>
    <w:div w:id="303044223">
      <w:bodyDiv w:val="1"/>
      <w:marLeft w:val="0"/>
      <w:marRight w:val="0"/>
      <w:marTop w:val="0"/>
      <w:marBottom w:val="0"/>
      <w:divBdr>
        <w:top w:val="none" w:sz="0" w:space="0" w:color="auto"/>
        <w:left w:val="none" w:sz="0" w:space="0" w:color="auto"/>
        <w:bottom w:val="none" w:sz="0" w:space="0" w:color="auto"/>
        <w:right w:val="none" w:sz="0" w:space="0" w:color="auto"/>
      </w:divBdr>
    </w:div>
    <w:div w:id="304702283">
      <w:bodyDiv w:val="1"/>
      <w:marLeft w:val="0"/>
      <w:marRight w:val="0"/>
      <w:marTop w:val="0"/>
      <w:marBottom w:val="0"/>
      <w:divBdr>
        <w:top w:val="none" w:sz="0" w:space="0" w:color="auto"/>
        <w:left w:val="none" w:sz="0" w:space="0" w:color="auto"/>
        <w:bottom w:val="none" w:sz="0" w:space="0" w:color="auto"/>
        <w:right w:val="none" w:sz="0" w:space="0" w:color="auto"/>
      </w:divBdr>
    </w:div>
    <w:div w:id="313217685">
      <w:bodyDiv w:val="1"/>
      <w:marLeft w:val="0"/>
      <w:marRight w:val="0"/>
      <w:marTop w:val="0"/>
      <w:marBottom w:val="0"/>
      <w:divBdr>
        <w:top w:val="none" w:sz="0" w:space="0" w:color="auto"/>
        <w:left w:val="none" w:sz="0" w:space="0" w:color="auto"/>
        <w:bottom w:val="none" w:sz="0" w:space="0" w:color="auto"/>
        <w:right w:val="none" w:sz="0" w:space="0" w:color="auto"/>
      </w:divBdr>
    </w:div>
    <w:div w:id="313265552">
      <w:bodyDiv w:val="1"/>
      <w:marLeft w:val="0"/>
      <w:marRight w:val="0"/>
      <w:marTop w:val="0"/>
      <w:marBottom w:val="0"/>
      <w:divBdr>
        <w:top w:val="none" w:sz="0" w:space="0" w:color="auto"/>
        <w:left w:val="none" w:sz="0" w:space="0" w:color="auto"/>
        <w:bottom w:val="none" w:sz="0" w:space="0" w:color="auto"/>
        <w:right w:val="none" w:sz="0" w:space="0" w:color="auto"/>
      </w:divBdr>
    </w:div>
    <w:div w:id="314914053">
      <w:bodyDiv w:val="1"/>
      <w:marLeft w:val="0"/>
      <w:marRight w:val="0"/>
      <w:marTop w:val="0"/>
      <w:marBottom w:val="0"/>
      <w:divBdr>
        <w:top w:val="none" w:sz="0" w:space="0" w:color="auto"/>
        <w:left w:val="none" w:sz="0" w:space="0" w:color="auto"/>
        <w:bottom w:val="none" w:sz="0" w:space="0" w:color="auto"/>
        <w:right w:val="none" w:sz="0" w:space="0" w:color="auto"/>
      </w:divBdr>
    </w:div>
    <w:div w:id="316109704">
      <w:bodyDiv w:val="1"/>
      <w:marLeft w:val="0"/>
      <w:marRight w:val="0"/>
      <w:marTop w:val="0"/>
      <w:marBottom w:val="0"/>
      <w:divBdr>
        <w:top w:val="none" w:sz="0" w:space="0" w:color="auto"/>
        <w:left w:val="none" w:sz="0" w:space="0" w:color="auto"/>
        <w:bottom w:val="none" w:sz="0" w:space="0" w:color="auto"/>
        <w:right w:val="none" w:sz="0" w:space="0" w:color="auto"/>
      </w:divBdr>
    </w:div>
    <w:div w:id="328992099">
      <w:bodyDiv w:val="1"/>
      <w:marLeft w:val="0"/>
      <w:marRight w:val="0"/>
      <w:marTop w:val="0"/>
      <w:marBottom w:val="0"/>
      <w:divBdr>
        <w:top w:val="none" w:sz="0" w:space="0" w:color="auto"/>
        <w:left w:val="none" w:sz="0" w:space="0" w:color="auto"/>
        <w:bottom w:val="none" w:sz="0" w:space="0" w:color="auto"/>
        <w:right w:val="none" w:sz="0" w:space="0" w:color="auto"/>
      </w:divBdr>
    </w:div>
    <w:div w:id="331563745">
      <w:bodyDiv w:val="1"/>
      <w:marLeft w:val="0"/>
      <w:marRight w:val="0"/>
      <w:marTop w:val="0"/>
      <w:marBottom w:val="0"/>
      <w:divBdr>
        <w:top w:val="none" w:sz="0" w:space="0" w:color="auto"/>
        <w:left w:val="none" w:sz="0" w:space="0" w:color="auto"/>
        <w:bottom w:val="none" w:sz="0" w:space="0" w:color="auto"/>
        <w:right w:val="none" w:sz="0" w:space="0" w:color="auto"/>
      </w:divBdr>
    </w:div>
    <w:div w:id="332342432">
      <w:bodyDiv w:val="1"/>
      <w:marLeft w:val="0"/>
      <w:marRight w:val="0"/>
      <w:marTop w:val="0"/>
      <w:marBottom w:val="0"/>
      <w:divBdr>
        <w:top w:val="none" w:sz="0" w:space="0" w:color="auto"/>
        <w:left w:val="none" w:sz="0" w:space="0" w:color="auto"/>
        <w:bottom w:val="none" w:sz="0" w:space="0" w:color="auto"/>
        <w:right w:val="none" w:sz="0" w:space="0" w:color="auto"/>
      </w:divBdr>
    </w:div>
    <w:div w:id="332417946">
      <w:bodyDiv w:val="1"/>
      <w:marLeft w:val="0"/>
      <w:marRight w:val="0"/>
      <w:marTop w:val="0"/>
      <w:marBottom w:val="0"/>
      <w:divBdr>
        <w:top w:val="none" w:sz="0" w:space="0" w:color="auto"/>
        <w:left w:val="none" w:sz="0" w:space="0" w:color="auto"/>
        <w:bottom w:val="none" w:sz="0" w:space="0" w:color="auto"/>
        <w:right w:val="none" w:sz="0" w:space="0" w:color="auto"/>
      </w:divBdr>
    </w:div>
    <w:div w:id="336273348">
      <w:bodyDiv w:val="1"/>
      <w:marLeft w:val="0"/>
      <w:marRight w:val="0"/>
      <w:marTop w:val="0"/>
      <w:marBottom w:val="0"/>
      <w:divBdr>
        <w:top w:val="none" w:sz="0" w:space="0" w:color="auto"/>
        <w:left w:val="none" w:sz="0" w:space="0" w:color="auto"/>
        <w:bottom w:val="none" w:sz="0" w:space="0" w:color="auto"/>
        <w:right w:val="none" w:sz="0" w:space="0" w:color="auto"/>
      </w:divBdr>
    </w:div>
    <w:div w:id="336688640">
      <w:bodyDiv w:val="1"/>
      <w:marLeft w:val="0"/>
      <w:marRight w:val="0"/>
      <w:marTop w:val="0"/>
      <w:marBottom w:val="0"/>
      <w:divBdr>
        <w:top w:val="none" w:sz="0" w:space="0" w:color="auto"/>
        <w:left w:val="none" w:sz="0" w:space="0" w:color="auto"/>
        <w:bottom w:val="none" w:sz="0" w:space="0" w:color="auto"/>
        <w:right w:val="none" w:sz="0" w:space="0" w:color="auto"/>
      </w:divBdr>
    </w:div>
    <w:div w:id="339312230">
      <w:bodyDiv w:val="1"/>
      <w:marLeft w:val="0"/>
      <w:marRight w:val="0"/>
      <w:marTop w:val="0"/>
      <w:marBottom w:val="0"/>
      <w:divBdr>
        <w:top w:val="none" w:sz="0" w:space="0" w:color="auto"/>
        <w:left w:val="none" w:sz="0" w:space="0" w:color="auto"/>
        <w:bottom w:val="none" w:sz="0" w:space="0" w:color="auto"/>
        <w:right w:val="none" w:sz="0" w:space="0" w:color="auto"/>
      </w:divBdr>
    </w:div>
    <w:div w:id="346712126">
      <w:bodyDiv w:val="1"/>
      <w:marLeft w:val="0"/>
      <w:marRight w:val="0"/>
      <w:marTop w:val="0"/>
      <w:marBottom w:val="0"/>
      <w:divBdr>
        <w:top w:val="none" w:sz="0" w:space="0" w:color="auto"/>
        <w:left w:val="none" w:sz="0" w:space="0" w:color="auto"/>
        <w:bottom w:val="none" w:sz="0" w:space="0" w:color="auto"/>
        <w:right w:val="none" w:sz="0" w:space="0" w:color="auto"/>
      </w:divBdr>
    </w:div>
    <w:div w:id="348530221">
      <w:bodyDiv w:val="1"/>
      <w:marLeft w:val="0"/>
      <w:marRight w:val="0"/>
      <w:marTop w:val="0"/>
      <w:marBottom w:val="0"/>
      <w:divBdr>
        <w:top w:val="none" w:sz="0" w:space="0" w:color="auto"/>
        <w:left w:val="none" w:sz="0" w:space="0" w:color="auto"/>
        <w:bottom w:val="none" w:sz="0" w:space="0" w:color="auto"/>
        <w:right w:val="none" w:sz="0" w:space="0" w:color="auto"/>
      </w:divBdr>
    </w:div>
    <w:div w:id="348996548">
      <w:bodyDiv w:val="1"/>
      <w:marLeft w:val="0"/>
      <w:marRight w:val="0"/>
      <w:marTop w:val="0"/>
      <w:marBottom w:val="0"/>
      <w:divBdr>
        <w:top w:val="none" w:sz="0" w:space="0" w:color="auto"/>
        <w:left w:val="none" w:sz="0" w:space="0" w:color="auto"/>
        <w:bottom w:val="none" w:sz="0" w:space="0" w:color="auto"/>
        <w:right w:val="none" w:sz="0" w:space="0" w:color="auto"/>
      </w:divBdr>
    </w:div>
    <w:div w:id="349071846">
      <w:bodyDiv w:val="1"/>
      <w:marLeft w:val="0"/>
      <w:marRight w:val="0"/>
      <w:marTop w:val="0"/>
      <w:marBottom w:val="0"/>
      <w:divBdr>
        <w:top w:val="none" w:sz="0" w:space="0" w:color="auto"/>
        <w:left w:val="none" w:sz="0" w:space="0" w:color="auto"/>
        <w:bottom w:val="none" w:sz="0" w:space="0" w:color="auto"/>
        <w:right w:val="none" w:sz="0" w:space="0" w:color="auto"/>
      </w:divBdr>
    </w:div>
    <w:div w:id="350569349">
      <w:bodyDiv w:val="1"/>
      <w:marLeft w:val="0"/>
      <w:marRight w:val="0"/>
      <w:marTop w:val="0"/>
      <w:marBottom w:val="0"/>
      <w:divBdr>
        <w:top w:val="none" w:sz="0" w:space="0" w:color="auto"/>
        <w:left w:val="none" w:sz="0" w:space="0" w:color="auto"/>
        <w:bottom w:val="none" w:sz="0" w:space="0" w:color="auto"/>
        <w:right w:val="none" w:sz="0" w:space="0" w:color="auto"/>
      </w:divBdr>
    </w:div>
    <w:div w:id="363141126">
      <w:bodyDiv w:val="1"/>
      <w:marLeft w:val="0"/>
      <w:marRight w:val="0"/>
      <w:marTop w:val="0"/>
      <w:marBottom w:val="0"/>
      <w:divBdr>
        <w:top w:val="none" w:sz="0" w:space="0" w:color="auto"/>
        <w:left w:val="none" w:sz="0" w:space="0" w:color="auto"/>
        <w:bottom w:val="none" w:sz="0" w:space="0" w:color="auto"/>
        <w:right w:val="none" w:sz="0" w:space="0" w:color="auto"/>
      </w:divBdr>
    </w:div>
    <w:div w:id="365525811">
      <w:bodyDiv w:val="1"/>
      <w:marLeft w:val="0"/>
      <w:marRight w:val="0"/>
      <w:marTop w:val="0"/>
      <w:marBottom w:val="0"/>
      <w:divBdr>
        <w:top w:val="none" w:sz="0" w:space="0" w:color="auto"/>
        <w:left w:val="none" w:sz="0" w:space="0" w:color="auto"/>
        <w:bottom w:val="none" w:sz="0" w:space="0" w:color="auto"/>
        <w:right w:val="none" w:sz="0" w:space="0" w:color="auto"/>
      </w:divBdr>
    </w:div>
    <w:div w:id="366444240">
      <w:bodyDiv w:val="1"/>
      <w:marLeft w:val="0"/>
      <w:marRight w:val="0"/>
      <w:marTop w:val="0"/>
      <w:marBottom w:val="0"/>
      <w:divBdr>
        <w:top w:val="none" w:sz="0" w:space="0" w:color="auto"/>
        <w:left w:val="none" w:sz="0" w:space="0" w:color="auto"/>
        <w:bottom w:val="none" w:sz="0" w:space="0" w:color="auto"/>
        <w:right w:val="none" w:sz="0" w:space="0" w:color="auto"/>
      </w:divBdr>
    </w:div>
    <w:div w:id="366877971">
      <w:bodyDiv w:val="1"/>
      <w:marLeft w:val="0"/>
      <w:marRight w:val="0"/>
      <w:marTop w:val="0"/>
      <w:marBottom w:val="0"/>
      <w:divBdr>
        <w:top w:val="none" w:sz="0" w:space="0" w:color="auto"/>
        <w:left w:val="none" w:sz="0" w:space="0" w:color="auto"/>
        <w:bottom w:val="none" w:sz="0" w:space="0" w:color="auto"/>
        <w:right w:val="none" w:sz="0" w:space="0" w:color="auto"/>
      </w:divBdr>
    </w:div>
    <w:div w:id="377628692">
      <w:bodyDiv w:val="1"/>
      <w:marLeft w:val="0"/>
      <w:marRight w:val="0"/>
      <w:marTop w:val="0"/>
      <w:marBottom w:val="0"/>
      <w:divBdr>
        <w:top w:val="none" w:sz="0" w:space="0" w:color="auto"/>
        <w:left w:val="none" w:sz="0" w:space="0" w:color="auto"/>
        <w:bottom w:val="none" w:sz="0" w:space="0" w:color="auto"/>
        <w:right w:val="none" w:sz="0" w:space="0" w:color="auto"/>
      </w:divBdr>
    </w:div>
    <w:div w:id="380446925">
      <w:bodyDiv w:val="1"/>
      <w:marLeft w:val="0"/>
      <w:marRight w:val="0"/>
      <w:marTop w:val="0"/>
      <w:marBottom w:val="0"/>
      <w:divBdr>
        <w:top w:val="none" w:sz="0" w:space="0" w:color="auto"/>
        <w:left w:val="none" w:sz="0" w:space="0" w:color="auto"/>
        <w:bottom w:val="none" w:sz="0" w:space="0" w:color="auto"/>
        <w:right w:val="none" w:sz="0" w:space="0" w:color="auto"/>
      </w:divBdr>
    </w:div>
    <w:div w:id="382103431">
      <w:bodyDiv w:val="1"/>
      <w:marLeft w:val="0"/>
      <w:marRight w:val="0"/>
      <w:marTop w:val="0"/>
      <w:marBottom w:val="0"/>
      <w:divBdr>
        <w:top w:val="none" w:sz="0" w:space="0" w:color="auto"/>
        <w:left w:val="none" w:sz="0" w:space="0" w:color="auto"/>
        <w:bottom w:val="none" w:sz="0" w:space="0" w:color="auto"/>
        <w:right w:val="none" w:sz="0" w:space="0" w:color="auto"/>
      </w:divBdr>
    </w:div>
    <w:div w:id="382677401">
      <w:bodyDiv w:val="1"/>
      <w:marLeft w:val="0"/>
      <w:marRight w:val="0"/>
      <w:marTop w:val="0"/>
      <w:marBottom w:val="0"/>
      <w:divBdr>
        <w:top w:val="none" w:sz="0" w:space="0" w:color="auto"/>
        <w:left w:val="none" w:sz="0" w:space="0" w:color="auto"/>
        <w:bottom w:val="none" w:sz="0" w:space="0" w:color="auto"/>
        <w:right w:val="none" w:sz="0" w:space="0" w:color="auto"/>
      </w:divBdr>
    </w:div>
    <w:div w:id="384960057">
      <w:bodyDiv w:val="1"/>
      <w:marLeft w:val="0"/>
      <w:marRight w:val="0"/>
      <w:marTop w:val="0"/>
      <w:marBottom w:val="0"/>
      <w:divBdr>
        <w:top w:val="none" w:sz="0" w:space="0" w:color="auto"/>
        <w:left w:val="none" w:sz="0" w:space="0" w:color="auto"/>
        <w:bottom w:val="none" w:sz="0" w:space="0" w:color="auto"/>
        <w:right w:val="none" w:sz="0" w:space="0" w:color="auto"/>
      </w:divBdr>
    </w:div>
    <w:div w:id="390468522">
      <w:bodyDiv w:val="1"/>
      <w:marLeft w:val="0"/>
      <w:marRight w:val="0"/>
      <w:marTop w:val="0"/>
      <w:marBottom w:val="0"/>
      <w:divBdr>
        <w:top w:val="none" w:sz="0" w:space="0" w:color="auto"/>
        <w:left w:val="none" w:sz="0" w:space="0" w:color="auto"/>
        <w:bottom w:val="none" w:sz="0" w:space="0" w:color="auto"/>
        <w:right w:val="none" w:sz="0" w:space="0" w:color="auto"/>
      </w:divBdr>
    </w:div>
    <w:div w:id="394475818">
      <w:bodyDiv w:val="1"/>
      <w:marLeft w:val="0"/>
      <w:marRight w:val="0"/>
      <w:marTop w:val="0"/>
      <w:marBottom w:val="0"/>
      <w:divBdr>
        <w:top w:val="none" w:sz="0" w:space="0" w:color="auto"/>
        <w:left w:val="none" w:sz="0" w:space="0" w:color="auto"/>
        <w:bottom w:val="none" w:sz="0" w:space="0" w:color="auto"/>
        <w:right w:val="none" w:sz="0" w:space="0" w:color="auto"/>
      </w:divBdr>
    </w:div>
    <w:div w:id="396362240">
      <w:bodyDiv w:val="1"/>
      <w:marLeft w:val="0"/>
      <w:marRight w:val="0"/>
      <w:marTop w:val="0"/>
      <w:marBottom w:val="0"/>
      <w:divBdr>
        <w:top w:val="none" w:sz="0" w:space="0" w:color="auto"/>
        <w:left w:val="none" w:sz="0" w:space="0" w:color="auto"/>
        <w:bottom w:val="none" w:sz="0" w:space="0" w:color="auto"/>
        <w:right w:val="none" w:sz="0" w:space="0" w:color="auto"/>
      </w:divBdr>
    </w:div>
    <w:div w:id="396362454">
      <w:bodyDiv w:val="1"/>
      <w:marLeft w:val="0"/>
      <w:marRight w:val="0"/>
      <w:marTop w:val="0"/>
      <w:marBottom w:val="0"/>
      <w:divBdr>
        <w:top w:val="none" w:sz="0" w:space="0" w:color="auto"/>
        <w:left w:val="none" w:sz="0" w:space="0" w:color="auto"/>
        <w:bottom w:val="none" w:sz="0" w:space="0" w:color="auto"/>
        <w:right w:val="none" w:sz="0" w:space="0" w:color="auto"/>
      </w:divBdr>
    </w:div>
    <w:div w:id="400370996">
      <w:bodyDiv w:val="1"/>
      <w:marLeft w:val="0"/>
      <w:marRight w:val="0"/>
      <w:marTop w:val="0"/>
      <w:marBottom w:val="0"/>
      <w:divBdr>
        <w:top w:val="none" w:sz="0" w:space="0" w:color="auto"/>
        <w:left w:val="none" w:sz="0" w:space="0" w:color="auto"/>
        <w:bottom w:val="none" w:sz="0" w:space="0" w:color="auto"/>
        <w:right w:val="none" w:sz="0" w:space="0" w:color="auto"/>
      </w:divBdr>
    </w:div>
    <w:div w:id="401829670">
      <w:bodyDiv w:val="1"/>
      <w:marLeft w:val="0"/>
      <w:marRight w:val="0"/>
      <w:marTop w:val="0"/>
      <w:marBottom w:val="0"/>
      <w:divBdr>
        <w:top w:val="none" w:sz="0" w:space="0" w:color="auto"/>
        <w:left w:val="none" w:sz="0" w:space="0" w:color="auto"/>
        <w:bottom w:val="none" w:sz="0" w:space="0" w:color="auto"/>
        <w:right w:val="none" w:sz="0" w:space="0" w:color="auto"/>
      </w:divBdr>
    </w:div>
    <w:div w:id="401875160">
      <w:bodyDiv w:val="1"/>
      <w:marLeft w:val="0"/>
      <w:marRight w:val="0"/>
      <w:marTop w:val="0"/>
      <w:marBottom w:val="0"/>
      <w:divBdr>
        <w:top w:val="none" w:sz="0" w:space="0" w:color="auto"/>
        <w:left w:val="none" w:sz="0" w:space="0" w:color="auto"/>
        <w:bottom w:val="none" w:sz="0" w:space="0" w:color="auto"/>
        <w:right w:val="none" w:sz="0" w:space="0" w:color="auto"/>
      </w:divBdr>
    </w:div>
    <w:div w:id="403991125">
      <w:bodyDiv w:val="1"/>
      <w:marLeft w:val="0"/>
      <w:marRight w:val="0"/>
      <w:marTop w:val="0"/>
      <w:marBottom w:val="0"/>
      <w:divBdr>
        <w:top w:val="none" w:sz="0" w:space="0" w:color="auto"/>
        <w:left w:val="none" w:sz="0" w:space="0" w:color="auto"/>
        <w:bottom w:val="none" w:sz="0" w:space="0" w:color="auto"/>
        <w:right w:val="none" w:sz="0" w:space="0" w:color="auto"/>
      </w:divBdr>
    </w:div>
    <w:div w:id="417288733">
      <w:bodyDiv w:val="1"/>
      <w:marLeft w:val="0"/>
      <w:marRight w:val="0"/>
      <w:marTop w:val="0"/>
      <w:marBottom w:val="0"/>
      <w:divBdr>
        <w:top w:val="none" w:sz="0" w:space="0" w:color="auto"/>
        <w:left w:val="none" w:sz="0" w:space="0" w:color="auto"/>
        <w:bottom w:val="none" w:sz="0" w:space="0" w:color="auto"/>
        <w:right w:val="none" w:sz="0" w:space="0" w:color="auto"/>
      </w:divBdr>
    </w:div>
    <w:div w:id="424885313">
      <w:bodyDiv w:val="1"/>
      <w:marLeft w:val="0"/>
      <w:marRight w:val="0"/>
      <w:marTop w:val="0"/>
      <w:marBottom w:val="0"/>
      <w:divBdr>
        <w:top w:val="none" w:sz="0" w:space="0" w:color="auto"/>
        <w:left w:val="none" w:sz="0" w:space="0" w:color="auto"/>
        <w:bottom w:val="none" w:sz="0" w:space="0" w:color="auto"/>
        <w:right w:val="none" w:sz="0" w:space="0" w:color="auto"/>
      </w:divBdr>
    </w:div>
    <w:div w:id="426123257">
      <w:bodyDiv w:val="1"/>
      <w:marLeft w:val="0"/>
      <w:marRight w:val="0"/>
      <w:marTop w:val="0"/>
      <w:marBottom w:val="0"/>
      <w:divBdr>
        <w:top w:val="none" w:sz="0" w:space="0" w:color="auto"/>
        <w:left w:val="none" w:sz="0" w:space="0" w:color="auto"/>
        <w:bottom w:val="none" w:sz="0" w:space="0" w:color="auto"/>
        <w:right w:val="none" w:sz="0" w:space="0" w:color="auto"/>
      </w:divBdr>
    </w:div>
    <w:div w:id="442114663">
      <w:bodyDiv w:val="1"/>
      <w:marLeft w:val="0"/>
      <w:marRight w:val="0"/>
      <w:marTop w:val="0"/>
      <w:marBottom w:val="0"/>
      <w:divBdr>
        <w:top w:val="none" w:sz="0" w:space="0" w:color="auto"/>
        <w:left w:val="none" w:sz="0" w:space="0" w:color="auto"/>
        <w:bottom w:val="none" w:sz="0" w:space="0" w:color="auto"/>
        <w:right w:val="none" w:sz="0" w:space="0" w:color="auto"/>
      </w:divBdr>
    </w:div>
    <w:div w:id="445858264">
      <w:bodyDiv w:val="1"/>
      <w:marLeft w:val="0"/>
      <w:marRight w:val="0"/>
      <w:marTop w:val="0"/>
      <w:marBottom w:val="0"/>
      <w:divBdr>
        <w:top w:val="none" w:sz="0" w:space="0" w:color="auto"/>
        <w:left w:val="none" w:sz="0" w:space="0" w:color="auto"/>
        <w:bottom w:val="none" w:sz="0" w:space="0" w:color="auto"/>
        <w:right w:val="none" w:sz="0" w:space="0" w:color="auto"/>
      </w:divBdr>
    </w:div>
    <w:div w:id="446966720">
      <w:bodyDiv w:val="1"/>
      <w:marLeft w:val="0"/>
      <w:marRight w:val="0"/>
      <w:marTop w:val="0"/>
      <w:marBottom w:val="0"/>
      <w:divBdr>
        <w:top w:val="none" w:sz="0" w:space="0" w:color="auto"/>
        <w:left w:val="none" w:sz="0" w:space="0" w:color="auto"/>
        <w:bottom w:val="none" w:sz="0" w:space="0" w:color="auto"/>
        <w:right w:val="none" w:sz="0" w:space="0" w:color="auto"/>
      </w:divBdr>
    </w:div>
    <w:div w:id="456682669">
      <w:bodyDiv w:val="1"/>
      <w:marLeft w:val="0"/>
      <w:marRight w:val="0"/>
      <w:marTop w:val="0"/>
      <w:marBottom w:val="0"/>
      <w:divBdr>
        <w:top w:val="none" w:sz="0" w:space="0" w:color="auto"/>
        <w:left w:val="none" w:sz="0" w:space="0" w:color="auto"/>
        <w:bottom w:val="none" w:sz="0" w:space="0" w:color="auto"/>
        <w:right w:val="none" w:sz="0" w:space="0" w:color="auto"/>
      </w:divBdr>
    </w:div>
    <w:div w:id="458063665">
      <w:bodyDiv w:val="1"/>
      <w:marLeft w:val="0"/>
      <w:marRight w:val="0"/>
      <w:marTop w:val="0"/>
      <w:marBottom w:val="0"/>
      <w:divBdr>
        <w:top w:val="none" w:sz="0" w:space="0" w:color="auto"/>
        <w:left w:val="none" w:sz="0" w:space="0" w:color="auto"/>
        <w:bottom w:val="none" w:sz="0" w:space="0" w:color="auto"/>
        <w:right w:val="none" w:sz="0" w:space="0" w:color="auto"/>
      </w:divBdr>
    </w:div>
    <w:div w:id="459685352">
      <w:bodyDiv w:val="1"/>
      <w:marLeft w:val="0"/>
      <w:marRight w:val="0"/>
      <w:marTop w:val="0"/>
      <w:marBottom w:val="0"/>
      <w:divBdr>
        <w:top w:val="none" w:sz="0" w:space="0" w:color="auto"/>
        <w:left w:val="none" w:sz="0" w:space="0" w:color="auto"/>
        <w:bottom w:val="none" w:sz="0" w:space="0" w:color="auto"/>
        <w:right w:val="none" w:sz="0" w:space="0" w:color="auto"/>
      </w:divBdr>
    </w:div>
    <w:div w:id="473765893">
      <w:bodyDiv w:val="1"/>
      <w:marLeft w:val="0"/>
      <w:marRight w:val="0"/>
      <w:marTop w:val="0"/>
      <w:marBottom w:val="0"/>
      <w:divBdr>
        <w:top w:val="none" w:sz="0" w:space="0" w:color="auto"/>
        <w:left w:val="none" w:sz="0" w:space="0" w:color="auto"/>
        <w:bottom w:val="none" w:sz="0" w:space="0" w:color="auto"/>
        <w:right w:val="none" w:sz="0" w:space="0" w:color="auto"/>
      </w:divBdr>
    </w:div>
    <w:div w:id="477963871">
      <w:bodyDiv w:val="1"/>
      <w:marLeft w:val="0"/>
      <w:marRight w:val="0"/>
      <w:marTop w:val="0"/>
      <w:marBottom w:val="0"/>
      <w:divBdr>
        <w:top w:val="none" w:sz="0" w:space="0" w:color="auto"/>
        <w:left w:val="none" w:sz="0" w:space="0" w:color="auto"/>
        <w:bottom w:val="none" w:sz="0" w:space="0" w:color="auto"/>
        <w:right w:val="none" w:sz="0" w:space="0" w:color="auto"/>
      </w:divBdr>
    </w:div>
    <w:div w:id="479077680">
      <w:bodyDiv w:val="1"/>
      <w:marLeft w:val="0"/>
      <w:marRight w:val="0"/>
      <w:marTop w:val="0"/>
      <w:marBottom w:val="0"/>
      <w:divBdr>
        <w:top w:val="none" w:sz="0" w:space="0" w:color="auto"/>
        <w:left w:val="none" w:sz="0" w:space="0" w:color="auto"/>
        <w:bottom w:val="none" w:sz="0" w:space="0" w:color="auto"/>
        <w:right w:val="none" w:sz="0" w:space="0" w:color="auto"/>
      </w:divBdr>
    </w:div>
    <w:div w:id="483737239">
      <w:bodyDiv w:val="1"/>
      <w:marLeft w:val="0"/>
      <w:marRight w:val="0"/>
      <w:marTop w:val="0"/>
      <w:marBottom w:val="0"/>
      <w:divBdr>
        <w:top w:val="none" w:sz="0" w:space="0" w:color="auto"/>
        <w:left w:val="none" w:sz="0" w:space="0" w:color="auto"/>
        <w:bottom w:val="none" w:sz="0" w:space="0" w:color="auto"/>
        <w:right w:val="none" w:sz="0" w:space="0" w:color="auto"/>
      </w:divBdr>
    </w:div>
    <w:div w:id="485054775">
      <w:bodyDiv w:val="1"/>
      <w:marLeft w:val="0"/>
      <w:marRight w:val="0"/>
      <w:marTop w:val="0"/>
      <w:marBottom w:val="0"/>
      <w:divBdr>
        <w:top w:val="none" w:sz="0" w:space="0" w:color="auto"/>
        <w:left w:val="none" w:sz="0" w:space="0" w:color="auto"/>
        <w:bottom w:val="none" w:sz="0" w:space="0" w:color="auto"/>
        <w:right w:val="none" w:sz="0" w:space="0" w:color="auto"/>
      </w:divBdr>
    </w:div>
    <w:div w:id="498348705">
      <w:bodyDiv w:val="1"/>
      <w:marLeft w:val="0"/>
      <w:marRight w:val="0"/>
      <w:marTop w:val="0"/>
      <w:marBottom w:val="0"/>
      <w:divBdr>
        <w:top w:val="none" w:sz="0" w:space="0" w:color="auto"/>
        <w:left w:val="none" w:sz="0" w:space="0" w:color="auto"/>
        <w:bottom w:val="none" w:sz="0" w:space="0" w:color="auto"/>
        <w:right w:val="none" w:sz="0" w:space="0" w:color="auto"/>
      </w:divBdr>
    </w:div>
    <w:div w:id="499195235">
      <w:bodyDiv w:val="1"/>
      <w:marLeft w:val="0"/>
      <w:marRight w:val="0"/>
      <w:marTop w:val="0"/>
      <w:marBottom w:val="0"/>
      <w:divBdr>
        <w:top w:val="none" w:sz="0" w:space="0" w:color="auto"/>
        <w:left w:val="none" w:sz="0" w:space="0" w:color="auto"/>
        <w:bottom w:val="none" w:sz="0" w:space="0" w:color="auto"/>
        <w:right w:val="none" w:sz="0" w:space="0" w:color="auto"/>
      </w:divBdr>
    </w:div>
    <w:div w:id="500437333">
      <w:bodyDiv w:val="1"/>
      <w:marLeft w:val="0"/>
      <w:marRight w:val="0"/>
      <w:marTop w:val="0"/>
      <w:marBottom w:val="0"/>
      <w:divBdr>
        <w:top w:val="none" w:sz="0" w:space="0" w:color="auto"/>
        <w:left w:val="none" w:sz="0" w:space="0" w:color="auto"/>
        <w:bottom w:val="none" w:sz="0" w:space="0" w:color="auto"/>
        <w:right w:val="none" w:sz="0" w:space="0" w:color="auto"/>
      </w:divBdr>
    </w:div>
    <w:div w:id="502279174">
      <w:bodyDiv w:val="1"/>
      <w:marLeft w:val="0"/>
      <w:marRight w:val="0"/>
      <w:marTop w:val="0"/>
      <w:marBottom w:val="0"/>
      <w:divBdr>
        <w:top w:val="none" w:sz="0" w:space="0" w:color="auto"/>
        <w:left w:val="none" w:sz="0" w:space="0" w:color="auto"/>
        <w:bottom w:val="none" w:sz="0" w:space="0" w:color="auto"/>
        <w:right w:val="none" w:sz="0" w:space="0" w:color="auto"/>
      </w:divBdr>
    </w:div>
    <w:div w:id="504975958">
      <w:bodyDiv w:val="1"/>
      <w:marLeft w:val="0"/>
      <w:marRight w:val="0"/>
      <w:marTop w:val="0"/>
      <w:marBottom w:val="0"/>
      <w:divBdr>
        <w:top w:val="none" w:sz="0" w:space="0" w:color="auto"/>
        <w:left w:val="none" w:sz="0" w:space="0" w:color="auto"/>
        <w:bottom w:val="none" w:sz="0" w:space="0" w:color="auto"/>
        <w:right w:val="none" w:sz="0" w:space="0" w:color="auto"/>
      </w:divBdr>
    </w:div>
    <w:div w:id="504976728">
      <w:bodyDiv w:val="1"/>
      <w:marLeft w:val="0"/>
      <w:marRight w:val="0"/>
      <w:marTop w:val="0"/>
      <w:marBottom w:val="0"/>
      <w:divBdr>
        <w:top w:val="none" w:sz="0" w:space="0" w:color="auto"/>
        <w:left w:val="none" w:sz="0" w:space="0" w:color="auto"/>
        <w:bottom w:val="none" w:sz="0" w:space="0" w:color="auto"/>
        <w:right w:val="none" w:sz="0" w:space="0" w:color="auto"/>
      </w:divBdr>
    </w:div>
    <w:div w:id="510416352">
      <w:bodyDiv w:val="1"/>
      <w:marLeft w:val="0"/>
      <w:marRight w:val="0"/>
      <w:marTop w:val="0"/>
      <w:marBottom w:val="0"/>
      <w:divBdr>
        <w:top w:val="none" w:sz="0" w:space="0" w:color="auto"/>
        <w:left w:val="none" w:sz="0" w:space="0" w:color="auto"/>
        <w:bottom w:val="none" w:sz="0" w:space="0" w:color="auto"/>
        <w:right w:val="none" w:sz="0" w:space="0" w:color="auto"/>
      </w:divBdr>
    </w:div>
    <w:div w:id="516164248">
      <w:bodyDiv w:val="1"/>
      <w:marLeft w:val="0"/>
      <w:marRight w:val="0"/>
      <w:marTop w:val="0"/>
      <w:marBottom w:val="0"/>
      <w:divBdr>
        <w:top w:val="none" w:sz="0" w:space="0" w:color="auto"/>
        <w:left w:val="none" w:sz="0" w:space="0" w:color="auto"/>
        <w:bottom w:val="none" w:sz="0" w:space="0" w:color="auto"/>
        <w:right w:val="none" w:sz="0" w:space="0" w:color="auto"/>
      </w:divBdr>
    </w:div>
    <w:div w:id="526137902">
      <w:bodyDiv w:val="1"/>
      <w:marLeft w:val="0"/>
      <w:marRight w:val="0"/>
      <w:marTop w:val="0"/>
      <w:marBottom w:val="0"/>
      <w:divBdr>
        <w:top w:val="none" w:sz="0" w:space="0" w:color="auto"/>
        <w:left w:val="none" w:sz="0" w:space="0" w:color="auto"/>
        <w:bottom w:val="none" w:sz="0" w:space="0" w:color="auto"/>
        <w:right w:val="none" w:sz="0" w:space="0" w:color="auto"/>
      </w:divBdr>
    </w:div>
    <w:div w:id="527766949">
      <w:bodyDiv w:val="1"/>
      <w:marLeft w:val="0"/>
      <w:marRight w:val="0"/>
      <w:marTop w:val="0"/>
      <w:marBottom w:val="0"/>
      <w:divBdr>
        <w:top w:val="none" w:sz="0" w:space="0" w:color="auto"/>
        <w:left w:val="none" w:sz="0" w:space="0" w:color="auto"/>
        <w:bottom w:val="none" w:sz="0" w:space="0" w:color="auto"/>
        <w:right w:val="none" w:sz="0" w:space="0" w:color="auto"/>
      </w:divBdr>
    </w:div>
    <w:div w:id="528495836">
      <w:bodyDiv w:val="1"/>
      <w:marLeft w:val="0"/>
      <w:marRight w:val="0"/>
      <w:marTop w:val="0"/>
      <w:marBottom w:val="0"/>
      <w:divBdr>
        <w:top w:val="none" w:sz="0" w:space="0" w:color="auto"/>
        <w:left w:val="none" w:sz="0" w:space="0" w:color="auto"/>
        <w:bottom w:val="none" w:sz="0" w:space="0" w:color="auto"/>
        <w:right w:val="none" w:sz="0" w:space="0" w:color="auto"/>
      </w:divBdr>
    </w:div>
    <w:div w:id="536043834">
      <w:bodyDiv w:val="1"/>
      <w:marLeft w:val="0"/>
      <w:marRight w:val="0"/>
      <w:marTop w:val="0"/>
      <w:marBottom w:val="0"/>
      <w:divBdr>
        <w:top w:val="none" w:sz="0" w:space="0" w:color="auto"/>
        <w:left w:val="none" w:sz="0" w:space="0" w:color="auto"/>
        <w:bottom w:val="none" w:sz="0" w:space="0" w:color="auto"/>
        <w:right w:val="none" w:sz="0" w:space="0" w:color="auto"/>
      </w:divBdr>
    </w:div>
    <w:div w:id="539320031">
      <w:bodyDiv w:val="1"/>
      <w:marLeft w:val="0"/>
      <w:marRight w:val="0"/>
      <w:marTop w:val="0"/>
      <w:marBottom w:val="0"/>
      <w:divBdr>
        <w:top w:val="none" w:sz="0" w:space="0" w:color="auto"/>
        <w:left w:val="none" w:sz="0" w:space="0" w:color="auto"/>
        <w:bottom w:val="none" w:sz="0" w:space="0" w:color="auto"/>
        <w:right w:val="none" w:sz="0" w:space="0" w:color="auto"/>
      </w:divBdr>
    </w:div>
    <w:div w:id="552010006">
      <w:bodyDiv w:val="1"/>
      <w:marLeft w:val="0"/>
      <w:marRight w:val="0"/>
      <w:marTop w:val="0"/>
      <w:marBottom w:val="0"/>
      <w:divBdr>
        <w:top w:val="none" w:sz="0" w:space="0" w:color="auto"/>
        <w:left w:val="none" w:sz="0" w:space="0" w:color="auto"/>
        <w:bottom w:val="none" w:sz="0" w:space="0" w:color="auto"/>
        <w:right w:val="none" w:sz="0" w:space="0" w:color="auto"/>
      </w:divBdr>
    </w:div>
    <w:div w:id="552930231">
      <w:bodyDiv w:val="1"/>
      <w:marLeft w:val="0"/>
      <w:marRight w:val="0"/>
      <w:marTop w:val="0"/>
      <w:marBottom w:val="0"/>
      <w:divBdr>
        <w:top w:val="none" w:sz="0" w:space="0" w:color="auto"/>
        <w:left w:val="none" w:sz="0" w:space="0" w:color="auto"/>
        <w:bottom w:val="none" w:sz="0" w:space="0" w:color="auto"/>
        <w:right w:val="none" w:sz="0" w:space="0" w:color="auto"/>
      </w:divBdr>
    </w:div>
    <w:div w:id="554779149">
      <w:bodyDiv w:val="1"/>
      <w:marLeft w:val="0"/>
      <w:marRight w:val="0"/>
      <w:marTop w:val="0"/>
      <w:marBottom w:val="0"/>
      <w:divBdr>
        <w:top w:val="none" w:sz="0" w:space="0" w:color="auto"/>
        <w:left w:val="none" w:sz="0" w:space="0" w:color="auto"/>
        <w:bottom w:val="none" w:sz="0" w:space="0" w:color="auto"/>
        <w:right w:val="none" w:sz="0" w:space="0" w:color="auto"/>
      </w:divBdr>
    </w:div>
    <w:div w:id="555431577">
      <w:bodyDiv w:val="1"/>
      <w:marLeft w:val="0"/>
      <w:marRight w:val="0"/>
      <w:marTop w:val="0"/>
      <w:marBottom w:val="0"/>
      <w:divBdr>
        <w:top w:val="none" w:sz="0" w:space="0" w:color="auto"/>
        <w:left w:val="none" w:sz="0" w:space="0" w:color="auto"/>
        <w:bottom w:val="none" w:sz="0" w:space="0" w:color="auto"/>
        <w:right w:val="none" w:sz="0" w:space="0" w:color="auto"/>
      </w:divBdr>
    </w:div>
    <w:div w:id="557742802">
      <w:bodyDiv w:val="1"/>
      <w:marLeft w:val="0"/>
      <w:marRight w:val="0"/>
      <w:marTop w:val="0"/>
      <w:marBottom w:val="0"/>
      <w:divBdr>
        <w:top w:val="none" w:sz="0" w:space="0" w:color="auto"/>
        <w:left w:val="none" w:sz="0" w:space="0" w:color="auto"/>
        <w:bottom w:val="none" w:sz="0" w:space="0" w:color="auto"/>
        <w:right w:val="none" w:sz="0" w:space="0" w:color="auto"/>
      </w:divBdr>
    </w:div>
    <w:div w:id="559707863">
      <w:bodyDiv w:val="1"/>
      <w:marLeft w:val="0"/>
      <w:marRight w:val="0"/>
      <w:marTop w:val="0"/>
      <w:marBottom w:val="0"/>
      <w:divBdr>
        <w:top w:val="none" w:sz="0" w:space="0" w:color="auto"/>
        <w:left w:val="none" w:sz="0" w:space="0" w:color="auto"/>
        <w:bottom w:val="none" w:sz="0" w:space="0" w:color="auto"/>
        <w:right w:val="none" w:sz="0" w:space="0" w:color="auto"/>
      </w:divBdr>
    </w:div>
    <w:div w:id="560021820">
      <w:bodyDiv w:val="1"/>
      <w:marLeft w:val="0"/>
      <w:marRight w:val="0"/>
      <w:marTop w:val="0"/>
      <w:marBottom w:val="0"/>
      <w:divBdr>
        <w:top w:val="none" w:sz="0" w:space="0" w:color="auto"/>
        <w:left w:val="none" w:sz="0" w:space="0" w:color="auto"/>
        <w:bottom w:val="none" w:sz="0" w:space="0" w:color="auto"/>
        <w:right w:val="none" w:sz="0" w:space="0" w:color="auto"/>
      </w:divBdr>
    </w:div>
    <w:div w:id="563026889">
      <w:bodyDiv w:val="1"/>
      <w:marLeft w:val="0"/>
      <w:marRight w:val="0"/>
      <w:marTop w:val="0"/>
      <w:marBottom w:val="0"/>
      <w:divBdr>
        <w:top w:val="none" w:sz="0" w:space="0" w:color="auto"/>
        <w:left w:val="none" w:sz="0" w:space="0" w:color="auto"/>
        <w:bottom w:val="none" w:sz="0" w:space="0" w:color="auto"/>
        <w:right w:val="none" w:sz="0" w:space="0" w:color="auto"/>
      </w:divBdr>
    </w:div>
    <w:div w:id="563376271">
      <w:bodyDiv w:val="1"/>
      <w:marLeft w:val="0"/>
      <w:marRight w:val="0"/>
      <w:marTop w:val="0"/>
      <w:marBottom w:val="0"/>
      <w:divBdr>
        <w:top w:val="none" w:sz="0" w:space="0" w:color="auto"/>
        <w:left w:val="none" w:sz="0" w:space="0" w:color="auto"/>
        <w:bottom w:val="none" w:sz="0" w:space="0" w:color="auto"/>
        <w:right w:val="none" w:sz="0" w:space="0" w:color="auto"/>
      </w:divBdr>
    </w:div>
    <w:div w:id="570316780">
      <w:bodyDiv w:val="1"/>
      <w:marLeft w:val="0"/>
      <w:marRight w:val="0"/>
      <w:marTop w:val="0"/>
      <w:marBottom w:val="0"/>
      <w:divBdr>
        <w:top w:val="none" w:sz="0" w:space="0" w:color="auto"/>
        <w:left w:val="none" w:sz="0" w:space="0" w:color="auto"/>
        <w:bottom w:val="none" w:sz="0" w:space="0" w:color="auto"/>
        <w:right w:val="none" w:sz="0" w:space="0" w:color="auto"/>
      </w:divBdr>
    </w:div>
    <w:div w:id="571698955">
      <w:bodyDiv w:val="1"/>
      <w:marLeft w:val="0"/>
      <w:marRight w:val="0"/>
      <w:marTop w:val="0"/>
      <w:marBottom w:val="0"/>
      <w:divBdr>
        <w:top w:val="none" w:sz="0" w:space="0" w:color="auto"/>
        <w:left w:val="none" w:sz="0" w:space="0" w:color="auto"/>
        <w:bottom w:val="none" w:sz="0" w:space="0" w:color="auto"/>
        <w:right w:val="none" w:sz="0" w:space="0" w:color="auto"/>
      </w:divBdr>
    </w:div>
    <w:div w:id="578565923">
      <w:bodyDiv w:val="1"/>
      <w:marLeft w:val="0"/>
      <w:marRight w:val="0"/>
      <w:marTop w:val="0"/>
      <w:marBottom w:val="0"/>
      <w:divBdr>
        <w:top w:val="none" w:sz="0" w:space="0" w:color="auto"/>
        <w:left w:val="none" w:sz="0" w:space="0" w:color="auto"/>
        <w:bottom w:val="none" w:sz="0" w:space="0" w:color="auto"/>
        <w:right w:val="none" w:sz="0" w:space="0" w:color="auto"/>
      </w:divBdr>
    </w:div>
    <w:div w:id="588151833">
      <w:bodyDiv w:val="1"/>
      <w:marLeft w:val="0"/>
      <w:marRight w:val="0"/>
      <w:marTop w:val="0"/>
      <w:marBottom w:val="0"/>
      <w:divBdr>
        <w:top w:val="none" w:sz="0" w:space="0" w:color="auto"/>
        <w:left w:val="none" w:sz="0" w:space="0" w:color="auto"/>
        <w:bottom w:val="none" w:sz="0" w:space="0" w:color="auto"/>
        <w:right w:val="none" w:sz="0" w:space="0" w:color="auto"/>
      </w:divBdr>
    </w:div>
    <w:div w:id="589043470">
      <w:bodyDiv w:val="1"/>
      <w:marLeft w:val="0"/>
      <w:marRight w:val="0"/>
      <w:marTop w:val="0"/>
      <w:marBottom w:val="0"/>
      <w:divBdr>
        <w:top w:val="none" w:sz="0" w:space="0" w:color="auto"/>
        <w:left w:val="none" w:sz="0" w:space="0" w:color="auto"/>
        <w:bottom w:val="none" w:sz="0" w:space="0" w:color="auto"/>
        <w:right w:val="none" w:sz="0" w:space="0" w:color="auto"/>
      </w:divBdr>
    </w:div>
    <w:div w:id="600574428">
      <w:bodyDiv w:val="1"/>
      <w:marLeft w:val="0"/>
      <w:marRight w:val="0"/>
      <w:marTop w:val="0"/>
      <w:marBottom w:val="0"/>
      <w:divBdr>
        <w:top w:val="none" w:sz="0" w:space="0" w:color="auto"/>
        <w:left w:val="none" w:sz="0" w:space="0" w:color="auto"/>
        <w:bottom w:val="none" w:sz="0" w:space="0" w:color="auto"/>
        <w:right w:val="none" w:sz="0" w:space="0" w:color="auto"/>
      </w:divBdr>
    </w:div>
    <w:div w:id="602373234">
      <w:bodyDiv w:val="1"/>
      <w:marLeft w:val="0"/>
      <w:marRight w:val="0"/>
      <w:marTop w:val="0"/>
      <w:marBottom w:val="0"/>
      <w:divBdr>
        <w:top w:val="none" w:sz="0" w:space="0" w:color="auto"/>
        <w:left w:val="none" w:sz="0" w:space="0" w:color="auto"/>
        <w:bottom w:val="none" w:sz="0" w:space="0" w:color="auto"/>
        <w:right w:val="none" w:sz="0" w:space="0" w:color="auto"/>
      </w:divBdr>
    </w:div>
    <w:div w:id="603342339">
      <w:bodyDiv w:val="1"/>
      <w:marLeft w:val="0"/>
      <w:marRight w:val="0"/>
      <w:marTop w:val="0"/>
      <w:marBottom w:val="0"/>
      <w:divBdr>
        <w:top w:val="none" w:sz="0" w:space="0" w:color="auto"/>
        <w:left w:val="none" w:sz="0" w:space="0" w:color="auto"/>
        <w:bottom w:val="none" w:sz="0" w:space="0" w:color="auto"/>
        <w:right w:val="none" w:sz="0" w:space="0" w:color="auto"/>
      </w:divBdr>
    </w:div>
    <w:div w:id="612204474">
      <w:bodyDiv w:val="1"/>
      <w:marLeft w:val="0"/>
      <w:marRight w:val="0"/>
      <w:marTop w:val="0"/>
      <w:marBottom w:val="0"/>
      <w:divBdr>
        <w:top w:val="none" w:sz="0" w:space="0" w:color="auto"/>
        <w:left w:val="none" w:sz="0" w:space="0" w:color="auto"/>
        <w:bottom w:val="none" w:sz="0" w:space="0" w:color="auto"/>
        <w:right w:val="none" w:sz="0" w:space="0" w:color="auto"/>
      </w:divBdr>
    </w:div>
    <w:div w:id="623510896">
      <w:bodyDiv w:val="1"/>
      <w:marLeft w:val="0"/>
      <w:marRight w:val="0"/>
      <w:marTop w:val="0"/>
      <w:marBottom w:val="0"/>
      <w:divBdr>
        <w:top w:val="none" w:sz="0" w:space="0" w:color="auto"/>
        <w:left w:val="none" w:sz="0" w:space="0" w:color="auto"/>
        <w:bottom w:val="none" w:sz="0" w:space="0" w:color="auto"/>
        <w:right w:val="none" w:sz="0" w:space="0" w:color="auto"/>
      </w:divBdr>
    </w:div>
    <w:div w:id="626859935">
      <w:bodyDiv w:val="1"/>
      <w:marLeft w:val="0"/>
      <w:marRight w:val="0"/>
      <w:marTop w:val="0"/>
      <w:marBottom w:val="0"/>
      <w:divBdr>
        <w:top w:val="none" w:sz="0" w:space="0" w:color="auto"/>
        <w:left w:val="none" w:sz="0" w:space="0" w:color="auto"/>
        <w:bottom w:val="none" w:sz="0" w:space="0" w:color="auto"/>
        <w:right w:val="none" w:sz="0" w:space="0" w:color="auto"/>
      </w:divBdr>
    </w:div>
    <w:div w:id="627442454">
      <w:bodyDiv w:val="1"/>
      <w:marLeft w:val="0"/>
      <w:marRight w:val="0"/>
      <w:marTop w:val="0"/>
      <w:marBottom w:val="0"/>
      <w:divBdr>
        <w:top w:val="none" w:sz="0" w:space="0" w:color="auto"/>
        <w:left w:val="none" w:sz="0" w:space="0" w:color="auto"/>
        <w:bottom w:val="none" w:sz="0" w:space="0" w:color="auto"/>
        <w:right w:val="none" w:sz="0" w:space="0" w:color="auto"/>
      </w:divBdr>
    </w:div>
    <w:div w:id="628513175">
      <w:bodyDiv w:val="1"/>
      <w:marLeft w:val="0"/>
      <w:marRight w:val="0"/>
      <w:marTop w:val="0"/>
      <w:marBottom w:val="0"/>
      <w:divBdr>
        <w:top w:val="none" w:sz="0" w:space="0" w:color="auto"/>
        <w:left w:val="none" w:sz="0" w:space="0" w:color="auto"/>
        <w:bottom w:val="none" w:sz="0" w:space="0" w:color="auto"/>
        <w:right w:val="none" w:sz="0" w:space="0" w:color="auto"/>
      </w:divBdr>
    </w:div>
    <w:div w:id="628895804">
      <w:bodyDiv w:val="1"/>
      <w:marLeft w:val="0"/>
      <w:marRight w:val="0"/>
      <w:marTop w:val="0"/>
      <w:marBottom w:val="0"/>
      <w:divBdr>
        <w:top w:val="none" w:sz="0" w:space="0" w:color="auto"/>
        <w:left w:val="none" w:sz="0" w:space="0" w:color="auto"/>
        <w:bottom w:val="none" w:sz="0" w:space="0" w:color="auto"/>
        <w:right w:val="none" w:sz="0" w:space="0" w:color="auto"/>
      </w:divBdr>
    </w:div>
    <w:div w:id="629555622">
      <w:bodyDiv w:val="1"/>
      <w:marLeft w:val="0"/>
      <w:marRight w:val="0"/>
      <w:marTop w:val="0"/>
      <w:marBottom w:val="0"/>
      <w:divBdr>
        <w:top w:val="none" w:sz="0" w:space="0" w:color="auto"/>
        <w:left w:val="none" w:sz="0" w:space="0" w:color="auto"/>
        <w:bottom w:val="none" w:sz="0" w:space="0" w:color="auto"/>
        <w:right w:val="none" w:sz="0" w:space="0" w:color="auto"/>
      </w:divBdr>
    </w:div>
    <w:div w:id="635373769">
      <w:bodyDiv w:val="1"/>
      <w:marLeft w:val="0"/>
      <w:marRight w:val="0"/>
      <w:marTop w:val="0"/>
      <w:marBottom w:val="0"/>
      <w:divBdr>
        <w:top w:val="none" w:sz="0" w:space="0" w:color="auto"/>
        <w:left w:val="none" w:sz="0" w:space="0" w:color="auto"/>
        <w:bottom w:val="none" w:sz="0" w:space="0" w:color="auto"/>
        <w:right w:val="none" w:sz="0" w:space="0" w:color="auto"/>
      </w:divBdr>
    </w:div>
    <w:div w:id="635918976">
      <w:bodyDiv w:val="1"/>
      <w:marLeft w:val="0"/>
      <w:marRight w:val="0"/>
      <w:marTop w:val="0"/>
      <w:marBottom w:val="0"/>
      <w:divBdr>
        <w:top w:val="none" w:sz="0" w:space="0" w:color="auto"/>
        <w:left w:val="none" w:sz="0" w:space="0" w:color="auto"/>
        <w:bottom w:val="none" w:sz="0" w:space="0" w:color="auto"/>
        <w:right w:val="none" w:sz="0" w:space="0" w:color="auto"/>
      </w:divBdr>
    </w:div>
    <w:div w:id="639727612">
      <w:bodyDiv w:val="1"/>
      <w:marLeft w:val="0"/>
      <w:marRight w:val="0"/>
      <w:marTop w:val="0"/>
      <w:marBottom w:val="0"/>
      <w:divBdr>
        <w:top w:val="none" w:sz="0" w:space="0" w:color="auto"/>
        <w:left w:val="none" w:sz="0" w:space="0" w:color="auto"/>
        <w:bottom w:val="none" w:sz="0" w:space="0" w:color="auto"/>
        <w:right w:val="none" w:sz="0" w:space="0" w:color="auto"/>
      </w:divBdr>
    </w:div>
    <w:div w:id="646856645">
      <w:bodyDiv w:val="1"/>
      <w:marLeft w:val="0"/>
      <w:marRight w:val="0"/>
      <w:marTop w:val="0"/>
      <w:marBottom w:val="0"/>
      <w:divBdr>
        <w:top w:val="none" w:sz="0" w:space="0" w:color="auto"/>
        <w:left w:val="none" w:sz="0" w:space="0" w:color="auto"/>
        <w:bottom w:val="none" w:sz="0" w:space="0" w:color="auto"/>
        <w:right w:val="none" w:sz="0" w:space="0" w:color="auto"/>
      </w:divBdr>
    </w:div>
    <w:div w:id="648630636">
      <w:bodyDiv w:val="1"/>
      <w:marLeft w:val="0"/>
      <w:marRight w:val="0"/>
      <w:marTop w:val="0"/>
      <w:marBottom w:val="0"/>
      <w:divBdr>
        <w:top w:val="none" w:sz="0" w:space="0" w:color="auto"/>
        <w:left w:val="none" w:sz="0" w:space="0" w:color="auto"/>
        <w:bottom w:val="none" w:sz="0" w:space="0" w:color="auto"/>
        <w:right w:val="none" w:sz="0" w:space="0" w:color="auto"/>
      </w:divBdr>
    </w:div>
    <w:div w:id="662590218">
      <w:bodyDiv w:val="1"/>
      <w:marLeft w:val="0"/>
      <w:marRight w:val="0"/>
      <w:marTop w:val="0"/>
      <w:marBottom w:val="0"/>
      <w:divBdr>
        <w:top w:val="none" w:sz="0" w:space="0" w:color="auto"/>
        <w:left w:val="none" w:sz="0" w:space="0" w:color="auto"/>
        <w:bottom w:val="none" w:sz="0" w:space="0" w:color="auto"/>
        <w:right w:val="none" w:sz="0" w:space="0" w:color="auto"/>
      </w:divBdr>
    </w:div>
    <w:div w:id="663053235">
      <w:bodyDiv w:val="1"/>
      <w:marLeft w:val="0"/>
      <w:marRight w:val="0"/>
      <w:marTop w:val="0"/>
      <w:marBottom w:val="0"/>
      <w:divBdr>
        <w:top w:val="none" w:sz="0" w:space="0" w:color="auto"/>
        <w:left w:val="none" w:sz="0" w:space="0" w:color="auto"/>
        <w:bottom w:val="none" w:sz="0" w:space="0" w:color="auto"/>
        <w:right w:val="none" w:sz="0" w:space="0" w:color="auto"/>
      </w:divBdr>
    </w:div>
    <w:div w:id="665942843">
      <w:bodyDiv w:val="1"/>
      <w:marLeft w:val="0"/>
      <w:marRight w:val="0"/>
      <w:marTop w:val="0"/>
      <w:marBottom w:val="0"/>
      <w:divBdr>
        <w:top w:val="none" w:sz="0" w:space="0" w:color="auto"/>
        <w:left w:val="none" w:sz="0" w:space="0" w:color="auto"/>
        <w:bottom w:val="none" w:sz="0" w:space="0" w:color="auto"/>
        <w:right w:val="none" w:sz="0" w:space="0" w:color="auto"/>
      </w:divBdr>
    </w:div>
    <w:div w:id="666178446">
      <w:bodyDiv w:val="1"/>
      <w:marLeft w:val="0"/>
      <w:marRight w:val="0"/>
      <w:marTop w:val="0"/>
      <w:marBottom w:val="0"/>
      <w:divBdr>
        <w:top w:val="none" w:sz="0" w:space="0" w:color="auto"/>
        <w:left w:val="none" w:sz="0" w:space="0" w:color="auto"/>
        <w:bottom w:val="none" w:sz="0" w:space="0" w:color="auto"/>
        <w:right w:val="none" w:sz="0" w:space="0" w:color="auto"/>
      </w:divBdr>
    </w:div>
    <w:div w:id="668755140">
      <w:bodyDiv w:val="1"/>
      <w:marLeft w:val="0"/>
      <w:marRight w:val="0"/>
      <w:marTop w:val="0"/>
      <w:marBottom w:val="0"/>
      <w:divBdr>
        <w:top w:val="none" w:sz="0" w:space="0" w:color="auto"/>
        <w:left w:val="none" w:sz="0" w:space="0" w:color="auto"/>
        <w:bottom w:val="none" w:sz="0" w:space="0" w:color="auto"/>
        <w:right w:val="none" w:sz="0" w:space="0" w:color="auto"/>
      </w:divBdr>
    </w:div>
    <w:div w:id="670721251">
      <w:bodyDiv w:val="1"/>
      <w:marLeft w:val="0"/>
      <w:marRight w:val="0"/>
      <w:marTop w:val="0"/>
      <w:marBottom w:val="0"/>
      <w:divBdr>
        <w:top w:val="none" w:sz="0" w:space="0" w:color="auto"/>
        <w:left w:val="none" w:sz="0" w:space="0" w:color="auto"/>
        <w:bottom w:val="none" w:sz="0" w:space="0" w:color="auto"/>
        <w:right w:val="none" w:sz="0" w:space="0" w:color="auto"/>
      </w:divBdr>
    </w:div>
    <w:div w:id="673343629">
      <w:bodyDiv w:val="1"/>
      <w:marLeft w:val="0"/>
      <w:marRight w:val="0"/>
      <w:marTop w:val="0"/>
      <w:marBottom w:val="0"/>
      <w:divBdr>
        <w:top w:val="none" w:sz="0" w:space="0" w:color="auto"/>
        <w:left w:val="none" w:sz="0" w:space="0" w:color="auto"/>
        <w:bottom w:val="none" w:sz="0" w:space="0" w:color="auto"/>
        <w:right w:val="none" w:sz="0" w:space="0" w:color="auto"/>
      </w:divBdr>
    </w:div>
    <w:div w:id="674263854">
      <w:bodyDiv w:val="1"/>
      <w:marLeft w:val="0"/>
      <w:marRight w:val="0"/>
      <w:marTop w:val="0"/>
      <w:marBottom w:val="0"/>
      <w:divBdr>
        <w:top w:val="none" w:sz="0" w:space="0" w:color="auto"/>
        <w:left w:val="none" w:sz="0" w:space="0" w:color="auto"/>
        <w:bottom w:val="none" w:sz="0" w:space="0" w:color="auto"/>
        <w:right w:val="none" w:sz="0" w:space="0" w:color="auto"/>
      </w:divBdr>
    </w:div>
    <w:div w:id="677075375">
      <w:bodyDiv w:val="1"/>
      <w:marLeft w:val="0"/>
      <w:marRight w:val="0"/>
      <w:marTop w:val="0"/>
      <w:marBottom w:val="0"/>
      <w:divBdr>
        <w:top w:val="none" w:sz="0" w:space="0" w:color="auto"/>
        <w:left w:val="none" w:sz="0" w:space="0" w:color="auto"/>
        <w:bottom w:val="none" w:sz="0" w:space="0" w:color="auto"/>
        <w:right w:val="none" w:sz="0" w:space="0" w:color="auto"/>
      </w:divBdr>
    </w:div>
    <w:div w:id="678847344">
      <w:bodyDiv w:val="1"/>
      <w:marLeft w:val="0"/>
      <w:marRight w:val="0"/>
      <w:marTop w:val="0"/>
      <w:marBottom w:val="0"/>
      <w:divBdr>
        <w:top w:val="none" w:sz="0" w:space="0" w:color="auto"/>
        <w:left w:val="none" w:sz="0" w:space="0" w:color="auto"/>
        <w:bottom w:val="none" w:sz="0" w:space="0" w:color="auto"/>
        <w:right w:val="none" w:sz="0" w:space="0" w:color="auto"/>
      </w:divBdr>
    </w:div>
    <w:div w:id="679507475">
      <w:bodyDiv w:val="1"/>
      <w:marLeft w:val="0"/>
      <w:marRight w:val="0"/>
      <w:marTop w:val="0"/>
      <w:marBottom w:val="0"/>
      <w:divBdr>
        <w:top w:val="none" w:sz="0" w:space="0" w:color="auto"/>
        <w:left w:val="none" w:sz="0" w:space="0" w:color="auto"/>
        <w:bottom w:val="none" w:sz="0" w:space="0" w:color="auto"/>
        <w:right w:val="none" w:sz="0" w:space="0" w:color="auto"/>
      </w:divBdr>
    </w:div>
    <w:div w:id="682241138">
      <w:bodyDiv w:val="1"/>
      <w:marLeft w:val="0"/>
      <w:marRight w:val="0"/>
      <w:marTop w:val="0"/>
      <w:marBottom w:val="0"/>
      <w:divBdr>
        <w:top w:val="none" w:sz="0" w:space="0" w:color="auto"/>
        <w:left w:val="none" w:sz="0" w:space="0" w:color="auto"/>
        <w:bottom w:val="none" w:sz="0" w:space="0" w:color="auto"/>
        <w:right w:val="none" w:sz="0" w:space="0" w:color="auto"/>
      </w:divBdr>
    </w:div>
    <w:div w:id="682827027">
      <w:bodyDiv w:val="1"/>
      <w:marLeft w:val="0"/>
      <w:marRight w:val="0"/>
      <w:marTop w:val="0"/>
      <w:marBottom w:val="0"/>
      <w:divBdr>
        <w:top w:val="none" w:sz="0" w:space="0" w:color="auto"/>
        <w:left w:val="none" w:sz="0" w:space="0" w:color="auto"/>
        <w:bottom w:val="none" w:sz="0" w:space="0" w:color="auto"/>
        <w:right w:val="none" w:sz="0" w:space="0" w:color="auto"/>
      </w:divBdr>
    </w:div>
    <w:div w:id="683678330">
      <w:bodyDiv w:val="1"/>
      <w:marLeft w:val="0"/>
      <w:marRight w:val="0"/>
      <w:marTop w:val="0"/>
      <w:marBottom w:val="0"/>
      <w:divBdr>
        <w:top w:val="none" w:sz="0" w:space="0" w:color="auto"/>
        <w:left w:val="none" w:sz="0" w:space="0" w:color="auto"/>
        <w:bottom w:val="none" w:sz="0" w:space="0" w:color="auto"/>
        <w:right w:val="none" w:sz="0" w:space="0" w:color="auto"/>
      </w:divBdr>
    </w:div>
    <w:div w:id="687802432">
      <w:bodyDiv w:val="1"/>
      <w:marLeft w:val="0"/>
      <w:marRight w:val="0"/>
      <w:marTop w:val="0"/>
      <w:marBottom w:val="0"/>
      <w:divBdr>
        <w:top w:val="none" w:sz="0" w:space="0" w:color="auto"/>
        <w:left w:val="none" w:sz="0" w:space="0" w:color="auto"/>
        <w:bottom w:val="none" w:sz="0" w:space="0" w:color="auto"/>
        <w:right w:val="none" w:sz="0" w:space="0" w:color="auto"/>
      </w:divBdr>
    </w:div>
    <w:div w:id="690766445">
      <w:bodyDiv w:val="1"/>
      <w:marLeft w:val="0"/>
      <w:marRight w:val="0"/>
      <w:marTop w:val="0"/>
      <w:marBottom w:val="0"/>
      <w:divBdr>
        <w:top w:val="none" w:sz="0" w:space="0" w:color="auto"/>
        <w:left w:val="none" w:sz="0" w:space="0" w:color="auto"/>
        <w:bottom w:val="none" w:sz="0" w:space="0" w:color="auto"/>
        <w:right w:val="none" w:sz="0" w:space="0" w:color="auto"/>
      </w:divBdr>
    </w:div>
    <w:div w:id="696779458">
      <w:bodyDiv w:val="1"/>
      <w:marLeft w:val="0"/>
      <w:marRight w:val="0"/>
      <w:marTop w:val="0"/>
      <w:marBottom w:val="0"/>
      <w:divBdr>
        <w:top w:val="none" w:sz="0" w:space="0" w:color="auto"/>
        <w:left w:val="none" w:sz="0" w:space="0" w:color="auto"/>
        <w:bottom w:val="none" w:sz="0" w:space="0" w:color="auto"/>
        <w:right w:val="none" w:sz="0" w:space="0" w:color="auto"/>
      </w:divBdr>
    </w:div>
    <w:div w:id="697783190">
      <w:bodyDiv w:val="1"/>
      <w:marLeft w:val="0"/>
      <w:marRight w:val="0"/>
      <w:marTop w:val="0"/>
      <w:marBottom w:val="0"/>
      <w:divBdr>
        <w:top w:val="none" w:sz="0" w:space="0" w:color="auto"/>
        <w:left w:val="none" w:sz="0" w:space="0" w:color="auto"/>
        <w:bottom w:val="none" w:sz="0" w:space="0" w:color="auto"/>
        <w:right w:val="none" w:sz="0" w:space="0" w:color="auto"/>
      </w:divBdr>
    </w:div>
    <w:div w:id="700282280">
      <w:bodyDiv w:val="1"/>
      <w:marLeft w:val="0"/>
      <w:marRight w:val="0"/>
      <w:marTop w:val="0"/>
      <w:marBottom w:val="0"/>
      <w:divBdr>
        <w:top w:val="none" w:sz="0" w:space="0" w:color="auto"/>
        <w:left w:val="none" w:sz="0" w:space="0" w:color="auto"/>
        <w:bottom w:val="none" w:sz="0" w:space="0" w:color="auto"/>
        <w:right w:val="none" w:sz="0" w:space="0" w:color="auto"/>
      </w:divBdr>
    </w:div>
    <w:div w:id="700714521">
      <w:bodyDiv w:val="1"/>
      <w:marLeft w:val="0"/>
      <w:marRight w:val="0"/>
      <w:marTop w:val="0"/>
      <w:marBottom w:val="0"/>
      <w:divBdr>
        <w:top w:val="none" w:sz="0" w:space="0" w:color="auto"/>
        <w:left w:val="none" w:sz="0" w:space="0" w:color="auto"/>
        <w:bottom w:val="none" w:sz="0" w:space="0" w:color="auto"/>
        <w:right w:val="none" w:sz="0" w:space="0" w:color="auto"/>
      </w:divBdr>
    </w:div>
    <w:div w:id="701898501">
      <w:bodyDiv w:val="1"/>
      <w:marLeft w:val="0"/>
      <w:marRight w:val="0"/>
      <w:marTop w:val="0"/>
      <w:marBottom w:val="0"/>
      <w:divBdr>
        <w:top w:val="none" w:sz="0" w:space="0" w:color="auto"/>
        <w:left w:val="none" w:sz="0" w:space="0" w:color="auto"/>
        <w:bottom w:val="none" w:sz="0" w:space="0" w:color="auto"/>
        <w:right w:val="none" w:sz="0" w:space="0" w:color="auto"/>
      </w:divBdr>
    </w:div>
    <w:div w:id="703292331">
      <w:bodyDiv w:val="1"/>
      <w:marLeft w:val="0"/>
      <w:marRight w:val="0"/>
      <w:marTop w:val="0"/>
      <w:marBottom w:val="0"/>
      <w:divBdr>
        <w:top w:val="none" w:sz="0" w:space="0" w:color="auto"/>
        <w:left w:val="none" w:sz="0" w:space="0" w:color="auto"/>
        <w:bottom w:val="none" w:sz="0" w:space="0" w:color="auto"/>
        <w:right w:val="none" w:sz="0" w:space="0" w:color="auto"/>
      </w:divBdr>
    </w:div>
    <w:div w:id="704407913">
      <w:bodyDiv w:val="1"/>
      <w:marLeft w:val="0"/>
      <w:marRight w:val="0"/>
      <w:marTop w:val="0"/>
      <w:marBottom w:val="0"/>
      <w:divBdr>
        <w:top w:val="none" w:sz="0" w:space="0" w:color="auto"/>
        <w:left w:val="none" w:sz="0" w:space="0" w:color="auto"/>
        <w:bottom w:val="none" w:sz="0" w:space="0" w:color="auto"/>
        <w:right w:val="none" w:sz="0" w:space="0" w:color="auto"/>
      </w:divBdr>
    </w:div>
    <w:div w:id="706103285">
      <w:bodyDiv w:val="1"/>
      <w:marLeft w:val="0"/>
      <w:marRight w:val="0"/>
      <w:marTop w:val="0"/>
      <w:marBottom w:val="0"/>
      <w:divBdr>
        <w:top w:val="none" w:sz="0" w:space="0" w:color="auto"/>
        <w:left w:val="none" w:sz="0" w:space="0" w:color="auto"/>
        <w:bottom w:val="none" w:sz="0" w:space="0" w:color="auto"/>
        <w:right w:val="none" w:sz="0" w:space="0" w:color="auto"/>
      </w:divBdr>
    </w:div>
    <w:div w:id="708920335">
      <w:bodyDiv w:val="1"/>
      <w:marLeft w:val="0"/>
      <w:marRight w:val="0"/>
      <w:marTop w:val="0"/>
      <w:marBottom w:val="0"/>
      <w:divBdr>
        <w:top w:val="none" w:sz="0" w:space="0" w:color="auto"/>
        <w:left w:val="none" w:sz="0" w:space="0" w:color="auto"/>
        <w:bottom w:val="none" w:sz="0" w:space="0" w:color="auto"/>
        <w:right w:val="none" w:sz="0" w:space="0" w:color="auto"/>
      </w:divBdr>
    </w:div>
    <w:div w:id="715009163">
      <w:bodyDiv w:val="1"/>
      <w:marLeft w:val="0"/>
      <w:marRight w:val="0"/>
      <w:marTop w:val="0"/>
      <w:marBottom w:val="0"/>
      <w:divBdr>
        <w:top w:val="none" w:sz="0" w:space="0" w:color="auto"/>
        <w:left w:val="none" w:sz="0" w:space="0" w:color="auto"/>
        <w:bottom w:val="none" w:sz="0" w:space="0" w:color="auto"/>
        <w:right w:val="none" w:sz="0" w:space="0" w:color="auto"/>
      </w:divBdr>
    </w:div>
    <w:div w:id="726150737">
      <w:bodyDiv w:val="1"/>
      <w:marLeft w:val="0"/>
      <w:marRight w:val="0"/>
      <w:marTop w:val="0"/>
      <w:marBottom w:val="0"/>
      <w:divBdr>
        <w:top w:val="none" w:sz="0" w:space="0" w:color="auto"/>
        <w:left w:val="none" w:sz="0" w:space="0" w:color="auto"/>
        <w:bottom w:val="none" w:sz="0" w:space="0" w:color="auto"/>
        <w:right w:val="none" w:sz="0" w:space="0" w:color="auto"/>
      </w:divBdr>
    </w:div>
    <w:div w:id="730351716">
      <w:bodyDiv w:val="1"/>
      <w:marLeft w:val="0"/>
      <w:marRight w:val="0"/>
      <w:marTop w:val="0"/>
      <w:marBottom w:val="0"/>
      <w:divBdr>
        <w:top w:val="none" w:sz="0" w:space="0" w:color="auto"/>
        <w:left w:val="none" w:sz="0" w:space="0" w:color="auto"/>
        <w:bottom w:val="none" w:sz="0" w:space="0" w:color="auto"/>
        <w:right w:val="none" w:sz="0" w:space="0" w:color="auto"/>
      </w:divBdr>
    </w:div>
    <w:div w:id="732123729">
      <w:bodyDiv w:val="1"/>
      <w:marLeft w:val="0"/>
      <w:marRight w:val="0"/>
      <w:marTop w:val="0"/>
      <w:marBottom w:val="0"/>
      <w:divBdr>
        <w:top w:val="none" w:sz="0" w:space="0" w:color="auto"/>
        <w:left w:val="none" w:sz="0" w:space="0" w:color="auto"/>
        <w:bottom w:val="none" w:sz="0" w:space="0" w:color="auto"/>
        <w:right w:val="none" w:sz="0" w:space="0" w:color="auto"/>
      </w:divBdr>
    </w:div>
    <w:div w:id="734744094">
      <w:bodyDiv w:val="1"/>
      <w:marLeft w:val="0"/>
      <w:marRight w:val="0"/>
      <w:marTop w:val="0"/>
      <w:marBottom w:val="0"/>
      <w:divBdr>
        <w:top w:val="none" w:sz="0" w:space="0" w:color="auto"/>
        <w:left w:val="none" w:sz="0" w:space="0" w:color="auto"/>
        <w:bottom w:val="none" w:sz="0" w:space="0" w:color="auto"/>
        <w:right w:val="none" w:sz="0" w:space="0" w:color="auto"/>
      </w:divBdr>
    </w:div>
    <w:div w:id="738526339">
      <w:bodyDiv w:val="1"/>
      <w:marLeft w:val="0"/>
      <w:marRight w:val="0"/>
      <w:marTop w:val="0"/>
      <w:marBottom w:val="0"/>
      <w:divBdr>
        <w:top w:val="none" w:sz="0" w:space="0" w:color="auto"/>
        <w:left w:val="none" w:sz="0" w:space="0" w:color="auto"/>
        <w:bottom w:val="none" w:sz="0" w:space="0" w:color="auto"/>
        <w:right w:val="none" w:sz="0" w:space="0" w:color="auto"/>
      </w:divBdr>
    </w:div>
    <w:div w:id="743599653">
      <w:bodyDiv w:val="1"/>
      <w:marLeft w:val="0"/>
      <w:marRight w:val="0"/>
      <w:marTop w:val="0"/>
      <w:marBottom w:val="0"/>
      <w:divBdr>
        <w:top w:val="none" w:sz="0" w:space="0" w:color="auto"/>
        <w:left w:val="none" w:sz="0" w:space="0" w:color="auto"/>
        <w:bottom w:val="none" w:sz="0" w:space="0" w:color="auto"/>
        <w:right w:val="none" w:sz="0" w:space="0" w:color="auto"/>
      </w:divBdr>
    </w:div>
    <w:div w:id="744685968">
      <w:bodyDiv w:val="1"/>
      <w:marLeft w:val="0"/>
      <w:marRight w:val="0"/>
      <w:marTop w:val="0"/>
      <w:marBottom w:val="0"/>
      <w:divBdr>
        <w:top w:val="none" w:sz="0" w:space="0" w:color="auto"/>
        <w:left w:val="none" w:sz="0" w:space="0" w:color="auto"/>
        <w:bottom w:val="none" w:sz="0" w:space="0" w:color="auto"/>
        <w:right w:val="none" w:sz="0" w:space="0" w:color="auto"/>
      </w:divBdr>
    </w:div>
    <w:div w:id="747196803">
      <w:bodyDiv w:val="1"/>
      <w:marLeft w:val="0"/>
      <w:marRight w:val="0"/>
      <w:marTop w:val="0"/>
      <w:marBottom w:val="0"/>
      <w:divBdr>
        <w:top w:val="none" w:sz="0" w:space="0" w:color="auto"/>
        <w:left w:val="none" w:sz="0" w:space="0" w:color="auto"/>
        <w:bottom w:val="none" w:sz="0" w:space="0" w:color="auto"/>
        <w:right w:val="none" w:sz="0" w:space="0" w:color="auto"/>
      </w:divBdr>
    </w:div>
    <w:div w:id="748842484">
      <w:bodyDiv w:val="1"/>
      <w:marLeft w:val="0"/>
      <w:marRight w:val="0"/>
      <w:marTop w:val="0"/>
      <w:marBottom w:val="0"/>
      <w:divBdr>
        <w:top w:val="none" w:sz="0" w:space="0" w:color="auto"/>
        <w:left w:val="none" w:sz="0" w:space="0" w:color="auto"/>
        <w:bottom w:val="none" w:sz="0" w:space="0" w:color="auto"/>
        <w:right w:val="none" w:sz="0" w:space="0" w:color="auto"/>
      </w:divBdr>
    </w:div>
    <w:div w:id="751319360">
      <w:bodyDiv w:val="1"/>
      <w:marLeft w:val="0"/>
      <w:marRight w:val="0"/>
      <w:marTop w:val="0"/>
      <w:marBottom w:val="0"/>
      <w:divBdr>
        <w:top w:val="none" w:sz="0" w:space="0" w:color="auto"/>
        <w:left w:val="none" w:sz="0" w:space="0" w:color="auto"/>
        <w:bottom w:val="none" w:sz="0" w:space="0" w:color="auto"/>
        <w:right w:val="none" w:sz="0" w:space="0" w:color="auto"/>
      </w:divBdr>
    </w:div>
    <w:div w:id="752433888">
      <w:bodyDiv w:val="1"/>
      <w:marLeft w:val="0"/>
      <w:marRight w:val="0"/>
      <w:marTop w:val="0"/>
      <w:marBottom w:val="0"/>
      <w:divBdr>
        <w:top w:val="none" w:sz="0" w:space="0" w:color="auto"/>
        <w:left w:val="none" w:sz="0" w:space="0" w:color="auto"/>
        <w:bottom w:val="none" w:sz="0" w:space="0" w:color="auto"/>
        <w:right w:val="none" w:sz="0" w:space="0" w:color="auto"/>
      </w:divBdr>
    </w:div>
    <w:div w:id="756561789">
      <w:bodyDiv w:val="1"/>
      <w:marLeft w:val="0"/>
      <w:marRight w:val="0"/>
      <w:marTop w:val="0"/>
      <w:marBottom w:val="0"/>
      <w:divBdr>
        <w:top w:val="none" w:sz="0" w:space="0" w:color="auto"/>
        <w:left w:val="none" w:sz="0" w:space="0" w:color="auto"/>
        <w:bottom w:val="none" w:sz="0" w:space="0" w:color="auto"/>
        <w:right w:val="none" w:sz="0" w:space="0" w:color="auto"/>
      </w:divBdr>
    </w:div>
    <w:div w:id="763963881">
      <w:bodyDiv w:val="1"/>
      <w:marLeft w:val="0"/>
      <w:marRight w:val="0"/>
      <w:marTop w:val="0"/>
      <w:marBottom w:val="0"/>
      <w:divBdr>
        <w:top w:val="none" w:sz="0" w:space="0" w:color="auto"/>
        <w:left w:val="none" w:sz="0" w:space="0" w:color="auto"/>
        <w:bottom w:val="none" w:sz="0" w:space="0" w:color="auto"/>
        <w:right w:val="none" w:sz="0" w:space="0" w:color="auto"/>
      </w:divBdr>
    </w:div>
    <w:div w:id="776026788">
      <w:bodyDiv w:val="1"/>
      <w:marLeft w:val="0"/>
      <w:marRight w:val="0"/>
      <w:marTop w:val="0"/>
      <w:marBottom w:val="0"/>
      <w:divBdr>
        <w:top w:val="none" w:sz="0" w:space="0" w:color="auto"/>
        <w:left w:val="none" w:sz="0" w:space="0" w:color="auto"/>
        <w:bottom w:val="none" w:sz="0" w:space="0" w:color="auto"/>
        <w:right w:val="none" w:sz="0" w:space="0" w:color="auto"/>
      </w:divBdr>
    </w:div>
    <w:div w:id="777070631">
      <w:bodyDiv w:val="1"/>
      <w:marLeft w:val="0"/>
      <w:marRight w:val="0"/>
      <w:marTop w:val="0"/>
      <w:marBottom w:val="0"/>
      <w:divBdr>
        <w:top w:val="none" w:sz="0" w:space="0" w:color="auto"/>
        <w:left w:val="none" w:sz="0" w:space="0" w:color="auto"/>
        <w:bottom w:val="none" w:sz="0" w:space="0" w:color="auto"/>
        <w:right w:val="none" w:sz="0" w:space="0" w:color="auto"/>
      </w:divBdr>
    </w:div>
    <w:div w:id="778062506">
      <w:bodyDiv w:val="1"/>
      <w:marLeft w:val="0"/>
      <w:marRight w:val="0"/>
      <w:marTop w:val="0"/>
      <w:marBottom w:val="0"/>
      <w:divBdr>
        <w:top w:val="none" w:sz="0" w:space="0" w:color="auto"/>
        <w:left w:val="none" w:sz="0" w:space="0" w:color="auto"/>
        <w:bottom w:val="none" w:sz="0" w:space="0" w:color="auto"/>
        <w:right w:val="none" w:sz="0" w:space="0" w:color="auto"/>
      </w:divBdr>
    </w:div>
    <w:div w:id="784496500">
      <w:bodyDiv w:val="1"/>
      <w:marLeft w:val="0"/>
      <w:marRight w:val="0"/>
      <w:marTop w:val="0"/>
      <w:marBottom w:val="0"/>
      <w:divBdr>
        <w:top w:val="none" w:sz="0" w:space="0" w:color="auto"/>
        <w:left w:val="none" w:sz="0" w:space="0" w:color="auto"/>
        <w:bottom w:val="none" w:sz="0" w:space="0" w:color="auto"/>
        <w:right w:val="none" w:sz="0" w:space="0" w:color="auto"/>
      </w:divBdr>
    </w:div>
    <w:div w:id="795488672">
      <w:bodyDiv w:val="1"/>
      <w:marLeft w:val="0"/>
      <w:marRight w:val="0"/>
      <w:marTop w:val="0"/>
      <w:marBottom w:val="0"/>
      <w:divBdr>
        <w:top w:val="none" w:sz="0" w:space="0" w:color="auto"/>
        <w:left w:val="none" w:sz="0" w:space="0" w:color="auto"/>
        <w:bottom w:val="none" w:sz="0" w:space="0" w:color="auto"/>
        <w:right w:val="none" w:sz="0" w:space="0" w:color="auto"/>
      </w:divBdr>
    </w:div>
    <w:div w:id="797379357">
      <w:bodyDiv w:val="1"/>
      <w:marLeft w:val="0"/>
      <w:marRight w:val="0"/>
      <w:marTop w:val="0"/>
      <w:marBottom w:val="0"/>
      <w:divBdr>
        <w:top w:val="none" w:sz="0" w:space="0" w:color="auto"/>
        <w:left w:val="none" w:sz="0" w:space="0" w:color="auto"/>
        <w:bottom w:val="none" w:sz="0" w:space="0" w:color="auto"/>
        <w:right w:val="none" w:sz="0" w:space="0" w:color="auto"/>
      </w:divBdr>
    </w:div>
    <w:div w:id="799149562">
      <w:bodyDiv w:val="1"/>
      <w:marLeft w:val="0"/>
      <w:marRight w:val="0"/>
      <w:marTop w:val="0"/>
      <w:marBottom w:val="0"/>
      <w:divBdr>
        <w:top w:val="none" w:sz="0" w:space="0" w:color="auto"/>
        <w:left w:val="none" w:sz="0" w:space="0" w:color="auto"/>
        <w:bottom w:val="none" w:sz="0" w:space="0" w:color="auto"/>
        <w:right w:val="none" w:sz="0" w:space="0" w:color="auto"/>
      </w:divBdr>
    </w:div>
    <w:div w:id="803085893">
      <w:bodyDiv w:val="1"/>
      <w:marLeft w:val="0"/>
      <w:marRight w:val="0"/>
      <w:marTop w:val="0"/>
      <w:marBottom w:val="0"/>
      <w:divBdr>
        <w:top w:val="none" w:sz="0" w:space="0" w:color="auto"/>
        <w:left w:val="none" w:sz="0" w:space="0" w:color="auto"/>
        <w:bottom w:val="none" w:sz="0" w:space="0" w:color="auto"/>
        <w:right w:val="none" w:sz="0" w:space="0" w:color="auto"/>
      </w:divBdr>
    </w:div>
    <w:div w:id="803695132">
      <w:bodyDiv w:val="1"/>
      <w:marLeft w:val="0"/>
      <w:marRight w:val="0"/>
      <w:marTop w:val="0"/>
      <w:marBottom w:val="0"/>
      <w:divBdr>
        <w:top w:val="none" w:sz="0" w:space="0" w:color="auto"/>
        <w:left w:val="none" w:sz="0" w:space="0" w:color="auto"/>
        <w:bottom w:val="none" w:sz="0" w:space="0" w:color="auto"/>
        <w:right w:val="none" w:sz="0" w:space="0" w:color="auto"/>
      </w:divBdr>
    </w:div>
    <w:div w:id="810291456">
      <w:bodyDiv w:val="1"/>
      <w:marLeft w:val="0"/>
      <w:marRight w:val="0"/>
      <w:marTop w:val="0"/>
      <w:marBottom w:val="0"/>
      <w:divBdr>
        <w:top w:val="none" w:sz="0" w:space="0" w:color="auto"/>
        <w:left w:val="none" w:sz="0" w:space="0" w:color="auto"/>
        <w:bottom w:val="none" w:sz="0" w:space="0" w:color="auto"/>
        <w:right w:val="none" w:sz="0" w:space="0" w:color="auto"/>
      </w:divBdr>
    </w:div>
    <w:div w:id="818570701">
      <w:bodyDiv w:val="1"/>
      <w:marLeft w:val="0"/>
      <w:marRight w:val="0"/>
      <w:marTop w:val="0"/>
      <w:marBottom w:val="0"/>
      <w:divBdr>
        <w:top w:val="none" w:sz="0" w:space="0" w:color="auto"/>
        <w:left w:val="none" w:sz="0" w:space="0" w:color="auto"/>
        <w:bottom w:val="none" w:sz="0" w:space="0" w:color="auto"/>
        <w:right w:val="none" w:sz="0" w:space="0" w:color="auto"/>
      </w:divBdr>
    </w:div>
    <w:div w:id="823355756">
      <w:bodyDiv w:val="1"/>
      <w:marLeft w:val="0"/>
      <w:marRight w:val="0"/>
      <w:marTop w:val="0"/>
      <w:marBottom w:val="0"/>
      <w:divBdr>
        <w:top w:val="none" w:sz="0" w:space="0" w:color="auto"/>
        <w:left w:val="none" w:sz="0" w:space="0" w:color="auto"/>
        <w:bottom w:val="none" w:sz="0" w:space="0" w:color="auto"/>
        <w:right w:val="none" w:sz="0" w:space="0" w:color="auto"/>
      </w:divBdr>
    </w:div>
    <w:div w:id="825782875">
      <w:bodyDiv w:val="1"/>
      <w:marLeft w:val="0"/>
      <w:marRight w:val="0"/>
      <w:marTop w:val="0"/>
      <w:marBottom w:val="0"/>
      <w:divBdr>
        <w:top w:val="none" w:sz="0" w:space="0" w:color="auto"/>
        <w:left w:val="none" w:sz="0" w:space="0" w:color="auto"/>
        <w:bottom w:val="none" w:sz="0" w:space="0" w:color="auto"/>
        <w:right w:val="none" w:sz="0" w:space="0" w:color="auto"/>
      </w:divBdr>
    </w:div>
    <w:div w:id="828057677">
      <w:bodyDiv w:val="1"/>
      <w:marLeft w:val="0"/>
      <w:marRight w:val="0"/>
      <w:marTop w:val="0"/>
      <w:marBottom w:val="0"/>
      <w:divBdr>
        <w:top w:val="none" w:sz="0" w:space="0" w:color="auto"/>
        <w:left w:val="none" w:sz="0" w:space="0" w:color="auto"/>
        <w:bottom w:val="none" w:sz="0" w:space="0" w:color="auto"/>
        <w:right w:val="none" w:sz="0" w:space="0" w:color="auto"/>
      </w:divBdr>
    </w:div>
    <w:div w:id="828903702">
      <w:bodyDiv w:val="1"/>
      <w:marLeft w:val="0"/>
      <w:marRight w:val="0"/>
      <w:marTop w:val="0"/>
      <w:marBottom w:val="0"/>
      <w:divBdr>
        <w:top w:val="none" w:sz="0" w:space="0" w:color="auto"/>
        <w:left w:val="none" w:sz="0" w:space="0" w:color="auto"/>
        <w:bottom w:val="none" w:sz="0" w:space="0" w:color="auto"/>
        <w:right w:val="none" w:sz="0" w:space="0" w:color="auto"/>
      </w:divBdr>
    </w:div>
    <w:div w:id="836187204">
      <w:bodyDiv w:val="1"/>
      <w:marLeft w:val="0"/>
      <w:marRight w:val="0"/>
      <w:marTop w:val="0"/>
      <w:marBottom w:val="0"/>
      <w:divBdr>
        <w:top w:val="none" w:sz="0" w:space="0" w:color="auto"/>
        <w:left w:val="none" w:sz="0" w:space="0" w:color="auto"/>
        <w:bottom w:val="none" w:sz="0" w:space="0" w:color="auto"/>
        <w:right w:val="none" w:sz="0" w:space="0" w:color="auto"/>
      </w:divBdr>
    </w:div>
    <w:div w:id="836456620">
      <w:bodyDiv w:val="1"/>
      <w:marLeft w:val="0"/>
      <w:marRight w:val="0"/>
      <w:marTop w:val="0"/>
      <w:marBottom w:val="0"/>
      <w:divBdr>
        <w:top w:val="none" w:sz="0" w:space="0" w:color="auto"/>
        <w:left w:val="none" w:sz="0" w:space="0" w:color="auto"/>
        <w:bottom w:val="none" w:sz="0" w:space="0" w:color="auto"/>
        <w:right w:val="none" w:sz="0" w:space="0" w:color="auto"/>
      </w:divBdr>
    </w:div>
    <w:div w:id="837579310">
      <w:bodyDiv w:val="1"/>
      <w:marLeft w:val="0"/>
      <w:marRight w:val="0"/>
      <w:marTop w:val="0"/>
      <w:marBottom w:val="0"/>
      <w:divBdr>
        <w:top w:val="none" w:sz="0" w:space="0" w:color="auto"/>
        <w:left w:val="none" w:sz="0" w:space="0" w:color="auto"/>
        <w:bottom w:val="none" w:sz="0" w:space="0" w:color="auto"/>
        <w:right w:val="none" w:sz="0" w:space="0" w:color="auto"/>
      </w:divBdr>
    </w:div>
    <w:div w:id="839349527">
      <w:bodyDiv w:val="1"/>
      <w:marLeft w:val="0"/>
      <w:marRight w:val="0"/>
      <w:marTop w:val="0"/>
      <w:marBottom w:val="0"/>
      <w:divBdr>
        <w:top w:val="none" w:sz="0" w:space="0" w:color="auto"/>
        <w:left w:val="none" w:sz="0" w:space="0" w:color="auto"/>
        <w:bottom w:val="none" w:sz="0" w:space="0" w:color="auto"/>
        <w:right w:val="none" w:sz="0" w:space="0" w:color="auto"/>
      </w:divBdr>
    </w:div>
    <w:div w:id="841120692">
      <w:bodyDiv w:val="1"/>
      <w:marLeft w:val="0"/>
      <w:marRight w:val="0"/>
      <w:marTop w:val="0"/>
      <w:marBottom w:val="0"/>
      <w:divBdr>
        <w:top w:val="none" w:sz="0" w:space="0" w:color="auto"/>
        <w:left w:val="none" w:sz="0" w:space="0" w:color="auto"/>
        <w:bottom w:val="none" w:sz="0" w:space="0" w:color="auto"/>
        <w:right w:val="none" w:sz="0" w:space="0" w:color="auto"/>
      </w:divBdr>
    </w:div>
    <w:div w:id="846872759">
      <w:bodyDiv w:val="1"/>
      <w:marLeft w:val="0"/>
      <w:marRight w:val="0"/>
      <w:marTop w:val="0"/>
      <w:marBottom w:val="0"/>
      <w:divBdr>
        <w:top w:val="none" w:sz="0" w:space="0" w:color="auto"/>
        <w:left w:val="none" w:sz="0" w:space="0" w:color="auto"/>
        <w:bottom w:val="none" w:sz="0" w:space="0" w:color="auto"/>
        <w:right w:val="none" w:sz="0" w:space="0" w:color="auto"/>
      </w:divBdr>
    </w:div>
    <w:div w:id="850342875">
      <w:bodyDiv w:val="1"/>
      <w:marLeft w:val="0"/>
      <w:marRight w:val="0"/>
      <w:marTop w:val="0"/>
      <w:marBottom w:val="0"/>
      <w:divBdr>
        <w:top w:val="none" w:sz="0" w:space="0" w:color="auto"/>
        <w:left w:val="none" w:sz="0" w:space="0" w:color="auto"/>
        <w:bottom w:val="none" w:sz="0" w:space="0" w:color="auto"/>
        <w:right w:val="none" w:sz="0" w:space="0" w:color="auto"/>
      </w:divBdr>
    </w:div>
    <w:div w:id="850410909">
      <w:bodyDiv w:val="1"/>
      <w:marLeft w:val="0"/>
      <w:marRight w:val="0"/>
      <w:marTop w:val="0"/>
      <w:marBottom w:val="0"/>
      <w:divBdr>
        <w:top w:val="none" w:sz="0" w:space="0" w:color="auto"/>
        <w:left w:val="none" w:sz="0" w:space="0" w:color="auto"/>
        <w:bottom w:val="none" w:sz="0" w:space="0" w:color="auto"/>
        <w:right w:val="none" w:sz="0" w:space="0" w:color="auto"/>
      </w:divBdr>
    </w:div>
    <w:div w:id="853113668">
      <w:bodyDiv w:val="1"/>
      <w:marLeft w:val="0"/>
      <w:marRight w:val="0"/>
      <w:marTop w:val="0"/>
      <w:marBottom w:val="0"/>
      <w:divBdr>
        <w:top w:val="none" w:sz="0" w:space="0" w:color="auto"/>
        <w:left w:val="none" w:sz="0" w:space="0" w:color="auto"/>
        <w:bottom w:val="none" w:sz="0" w:space="0" w:color="auto"/>
        <w:right w:val="none" w:sz="0" w:space="0" w:color="auto"/>
      </w:divBdr>
    </w:div>
    <w:div w:id="856849314">
      <w:bodyDiv w:val="1"/>
      <w:marLeft w:val="0"/>
      <w:marRight w:val="0"/>
      <w:marTop w:val="0"/>
      <w:marBottom w:val="0"/>
      <w:divBdr>
        <w:top w:val="none" w:sz="0" w:space="0" w:color="auto"/>
        <w:left w:val="none" w:sz="0" w:space="0" w:color="auto"/>
        <w:bottom w:val="none" w:sz="0" w:space="0" w:color="auto"/>
        <w:right w:val="none" w:sz="0" w:space="0" w:color="auto"/>
      </w:divBdr>
    </w:div>
    <w:div w:id="857355642">
      <w:bodyDiv w:val="1"/>
      <w:marLeft w:val="0"/>
      <w:marRight w:val="0"/>
      <w:marTop w:val="0"/>
      <w:marBottom w:val="0"/>
      <w:divBdr>
        <w:top w:val="none" w:sz="0" w:space="0" w:color="auto"/>
        <w:left w:val="none" w:sz="0" w:space="0" w:color="auto"/>
        <w:bottom w:val="none" w:sz="0" w:space="0" w:color="auto"/>
        <w:right w:val="none" w:sz="0" w:space="0" w:color="auto"/>
      </w:divBdr>
    </w:div>
    <w:div w:id="869680882">
      <w:bodyDiv w:val="1"/>
      <w:marLeft w:val="0"/>
      <w:marRight w:val="0"/>
      <w:marTop w:val="0"/>
      <w:marBottom w:val="0"/>
      <w:divBdr>
        <w:top w:val="none" w:sz="0" w:space="0" w:color="auto"/>
        <w:left w:val="none" w:sz="0" w:space="0" w:color="auto"/>
        <w:bottom w:val="none" w:sz="0" w:space="0" w:color="auto"/>
        <w:right w:val="none" w:sz="0" w:space="0" w:color="auto"/>
      </w:divBdr>
    </w:div>
    <w:div w:id="870069659">
      <w:bodyDiv w:val="1"/>
      <w:marLeft w:val="0"/>
      <w:marRight w:val="0"/>
      <w:marTop w:val="0"/>
      <w:marBottom w:val="0"/>
      <w:divBdr>
        <w:top w:val="none" w:sz="0" w:space="0" w:color="auto"/>
        <w:left w:val="none" w:sz="0" w:space="0" w:color="auto"/>
        <w:bottom w:val="none" w:sz="0" w:space="0" w:color="auto"/>
        <w:right w:val="none" w:sz="0" w:space="0" w:color="auto"/>
      </w:divBdr>
    </w:div>
    <w:div w:id="875309372">
      <w:bodyDiv w:val="1"/>
      <w:marLeft w:val="0"/>
      <w:marRight w:val="0"/>
      <w:marTop w:val="0"/>
      <w:marBottom w:val="0"/>
      <w:divBdr>
        <w:top w:val="none" w:sz="0" w:space="0" w:color="auto"/>
        <w:left w:val="none" w:sz="0" w:space="0" w:color="auto"/>
        <w:bottom w:val="none" w:sz="0" w:space="0" w:color="auto"/>
        <w:right w:val="none" w:sz="0" w:space="0" w:color="auto"/>
      </w:divBdr>
    </w:div>
    <w:div w:id="878516477">
      <w:bodyDiv w:val="1"/>
      <w:marLeft w:val="0"/>
      <w:marRight w:val="0"/>
      <w:marTop w:val="0"/>
      <w:marBottom w:val="0"/>
      <w:divBdr>
        <w:top w:val="none" w:sz="0" w:space="0" w:color="auto"/>
        <w:left w:val="none" w:sz="0" w:space="0" w:color="auto"/>
        <w:bottom w:val="none" w:sz="0" w:space="0" w:color="auto"/>
        <w:right w:val="none" w:sz="0" w:space="0" w:color="auto"/>
      </w:divBdr>
    </w:div>
    <w:div w:id="880481772">
      <w:bodyDiv w:val="1"/>
      <w:marLeft w:val="0"/>
      <w:marRight w:val="0"/>
      <w:marTop w:val="0"/>
      <w:marBottom w:val="0"/>
      <w:divBdr>
        <w:top w:val="none" w:sz="0" w:space="0" w:color="auto"/>
        <w:left w:val="none" w:sz="0" w:space="0" w:color="auto"/>
        <w:bottom w:val="none" w:sz="0" w:space="0" w:color="auto"/>
        <w:right w:val="none" w:sz="0" w:space="0" w:color="auto"/>
      </w:divBdr>
    </w:div>
    <w:div w:id="884751159">
      <w:bodyDiv w:val="1"/>
      <w:marLeft w:val="0"/>
      <w:marRight w:val="0"/>
      <w:marTop w:val="0"/>
      <w:marBottom w:val="0"/>
      <w:divBdr>
        <w:top w:val="none" w:sz="0" w:space="0" w:color="auto"/>
        <w:left w:val="none" w:sz="0" w:space="0" w:color="auto"/>
        <w:bottom w:val="none" w:sz="0" w:space="0" w:color="auto"/>
        <w:right w:val="none" w:sz="0" w:space="0" w:color="auto"/>
      </w:divBdr>
    </w:div>
    <w:div w:id="885870662">
      <w:bodyDiv w:val="1"/>
      <w:marLeft w:val="0"/>
      <w:marRight w:val="0"/>
      <w:marTop w:val="0"/>
      <w:marBottom w:val="0"/>
      <w:divBdr>
        <w:top w:val="none" w:sz="0" w:space="0" w:color="auto"/>
        <w:left w:val="none" w:sz="0" w:space="0" w:color="auto"/>
        <w:bottom w:val="none" w:sz="0" w:space="0" w:color="auto"/>
        <w:right w:val="none" w:sz="0" w:space="0" w:color="auto"/>
      </w:divBdr>
    </w:div>
    <w:div w:id="886916487">
      <w:bodyDiv w:val="1"/>
      <w:marLeft w:val="0"/>
      <w:marRight w:val="0"/>
      <w:marTop w:val="0"/>
      <w:marBottom w:val="0"/>
      <w:divBdr>
        <w:top w:val="none" w:sz="0" w:space="0" w:color="auto"/>
        <w:left w:val="none" w:sz="0" w:space="0" w:color="auto"/>
        <w:bottom w:val="none" w:sz="0" w:space="0" w:color="auto"/>
        <w:right w:val="none" w:sz="0" w:space="0" w:color="auto"/>
      </w:divBdr>
    </w:div>
    <w:div w:id="892545748">
      <w:bodyDiv w:val="1"/>
      <w:marLeft w:val="0"/>
      <w:marRight w:val="0"/>
      <w:marTop w:val="0"/>
      <w:marBottom w:val="0"/>
      <w:divBdr>
        <w:top w:val="none" w:sz="0" w:space="0" w:color="auto"/>
        <w:left w:val="none" w:sz="0" w:space="0" w:color="auto"/>
        <w:bottom w:val="none" w:sz="0" w:space="0" w:color="auto"/>
        <w:right w:val="none" w:sz="0" w:space="0" w:color="auto"/>
      </w:divBdr>
    </w:div>
    <w:div w:id="898904187">
      <w:bodyDiv w:val="1"/>
      <w:marLeft w:val="0"/>
      <w:marRight w:val="0"/>
      <w:marTop w:val="0"/>
      <w:marBottom w:val="0"/>
      <w:divBdr>
        <w:top w:val="none" w:sz="0" w:space="0" w:color="auto"/>
        <w:left w:val="none" w:sz="0" w:space="0" w:color="auto"/>
        <w:bottom w:val="none" w:sz="0" w:space="0" w:color="auto"/>
        <w:right w:val="none" w:sz="0" w:space="0" w:color="auto"/>
      </w:divBdr>
    </w:div>
    <w:div w:id="902719408">
      <w:bodyDiv w:val="1"/>
      <w:marLeft w:val="0"/>
      <w:marRight w:val="0"/>
      <w:marTop w:val="0"/>
      <w:marBottom w:val="0"/>
      <w:divBdr>
        <w:top w:val="none" w:sz="0" w:space="0" w:color="auto"/>
        <w:left w:val="none" w:sz="0" w:space="0" w:color="auto"/>
        <w:bottom w:val="none" w:sz="0" w:space="0" w:color="auto"/>
        <w:right w:val="none" w:sz="0" w:space="0" w:color="auto"/>
      </w:divBdr>
    </w:div>
    <w:div w:id="906694679">
      <w:bodyDiv w:val="1"/>
      <w:marLeft w:val="0"/>
      <w:marRight w:val="0"/>
      <w:marTop w:val="0"/>
      <w:marBottom w:val="0"/>
      <w:divBdr>
        <w:top w:val="none" w:sz="0" w:space="0" w:color="auto"/>
        <w:left w:val="none" w:sz="0" w:space="0" w:color="auto"/>
        <w:bottom w:val="none" w:sz="0" w:space="0" w:color="auto"/>
        <w:right w:val="none" w:sz="0" w:space="0" w:color="auto"/>
      </w:divBdr>
    </w:div>
    <w:div w:id="912353042">
      <w:bodyDiv w:val="1"/>
      <w:marLeft w:val="0"/>
      <w:marRight w:val="0"/>
      <w:marTop w:val="0"/>
      <w:marBottom w:val="0"/>
      <w:divBdr>
        <w:top w:val="none" w:sz="0" w:space="0" w:color="auto"/>
        <w:left w:val="none" w:sz="0" w:space="0" w:color="auto"/>
        <w:bottom w:val="none" w:sz="0" w:space="0" w:color="auto"/>
        <w:right w:val="none" w:sz="0" w:space="0" w:color="auto"/>
      </w:divBdr>
    </w:div>
    <w:div w:id="913473157">
      <w:bodyDiv w:val="1"/>
      <w:marLeft w:val="0"/>
      <w:marRight w:val="0"/>
      <w:marTop w:val="0"/>
      <w:marBottom w:val="0"/>
      <w:divBdr>
        <w:top w:val="none" w:sz="0" w:space="0" w:color="auto"/>
        <w:left w:val="none" w:sz="0" w:space="0" w:color="auto"/>
        <w:bottom w:val="none" w:sz="0" w:space="0" w:color="auto"/>
        <w:right w:val="none" w:sz="0" w:space="0" w:color="auto"/>
      </w:divBdr>
    </w:div>
    <w:div w:id="922564272">
      <w:bodyDiv w:val="1"/>
      <w:marLeft w:val="0"/>
      <w:marRight w:val="0"/>
      <w:marTop w:val="0"/>
      <w:marBottom w:val="0"/>
      <w:divBdr>
        <w:top w:val="none" w:sz="0" w:space="0" w:color="auto"/>
        <w:left w:val="none" w:sz="0" w:space="0" w:color="auto"/>
        <w:bottom w:val="none" w:sz="0" w:space="0" w:color="auto"/>
        <w:right w:val="none" w:sz="0" w:space="0" w:color="auto"/>
      </w:divBdr>
    </w:div>
    <w:div w:id="928121010">
      <w:bodyDiv w:val="1"/>
      <w:marLeft w:val="0"/>
      <w:marRight w:val="0"/>
      <w:marTop w:val="0"/>
      <w:marBottom w:val="0"/>
      <w:divBdr>
        <w:top w:val="none" w:sz="0" w:space="0" w:color="auto"/>
        <w:left w:val="none" w:sz="0" w:space="0" w:color="auto"/>
        <w:bottom w:val="none" w:sz="0" w:space="0" w:color="auto"/>
        <w:right w:val="none" w:sz="0" w:space="0" w:color="auto"/>
      </w:divBdr>
    </w:div>
    <w:div w:id="940994277">
      <w:bodyDiv w:val="1"/>
      <w:marLeft w:val="0"/>
      <w:marRight w:val="0"/>
      <w:marTop w:val="0"/>
      <w:marBottom w:val="0"/>
      <w:divBdr>
        <w:top w:val="none" w:sz="0" w:space="0" w:color="auto"/>
        <w:left w:val="none" w:sz="0" w:space="0" w:color="auto"/>
        <w:bottom w:val="none" w:sz="0" w:space="0" w:color="auto"/>
        <w:right w:val="none" w:sz="0" w:space="0" w:color="auto"/>
      </w:divBdr>
    </w:div>
    <w:div w:id="941841880">
      <w:bodyDiv w:val="1"/>
      <w:marLeft w:val="0"/>
      <w:marRight w:val="0"/>
      <w:marTop w:val="0"/>
      <w:marBottom w:val="0"/>
      <w:divBdr>
        <w:top w:val="none" w:sz="0" w:space="0" w:color="auto"/>
        <w:left w:val="none" w:sz="0" w:space="0" w:color="auto"/>
        <w:bottom w:val="none" w:sz="0" w:space="0" w:color="auto"/>
        <w:right w:val="none" w:sz="0" w:space="0" w:color="auto"/>
      </w:divBdr>
    </w:div>
    <w:div w:id="950547742">
      <w:bodyDiv w:val="1"/>
      <w:marLeft w:val="0"/>
      <w:marRight w:val="0"/>
      <w:marTop w:val="0"/>
      <w:marBottom w:val="0"/>
      <w:divBdr>
        <w:top w:val="none" w:sz="0" w:space="0" w:color="auto"/>
        <w:left w:val="none" w:sz="0" w:space="0" w:color="auto"/>
        <w:bottom w:val="none" w:sz="0" w:space="0" w:color="auto"/>
        <w:right w:val="none" w:sz="0" w:space="0" w:color="auto"/>
      </w:divBdr>
    </w:div>
    <w:div w:id="951933826">
      <w:bodyDiv w:val="1"/>
      <w:marLeft w:val="0"/>
      <w:marRight w:val="0"/>
      <w:marTop w:val="0"/>
      <w:marBottom w:val="0"/>
      <w:divBdr>
        <w:top w:val="none" w:sz="0" w:space="0" w:color="auto"/>
        <w:left w:val="none" w:sz="0" w:space="0" w:color="auto"/>
        <w:bottom w:val="none" w:sz="0" w:space="0" w:color="auto"/>
        <w:right w:val="none" w:sz="0" w:space="0" w:color="auto"/>
      </w:divBdr>
    </w:div>
    <w:div w:id="952588695">
      <w:bodyDiv w:val="1"/>
      <w:marLeft w:val="0"/>
      <w:marRight w:val="0"/>
      <w:marTop w:val="0"/>
      <w:marBottom w:val="0"/>
      <w:divBdr>
        <w:top w:val="none" w:sz="0" w:space="0" w:color="auto"/>
        <w:left w:val="none" w:sz="0" w:space="0" w:color="auto"/>
        <w:bottom w:val="none" w:sz="0" w:space="0" w:color="auto"/>
        <w:right w:val="none" w:sz="0" w:space="0" w:color="auto"/>
      </w:divBdr>
    </w:div>
    <w:div w:id="956377893">
      <w:bodyDiv w:val="1"/>
      <w:marLeft w:val="0"/>
      <w:marRight w:val="0"/>
      <w:marTop w:val="0"/>
      <w:marBottom w:val="0"/>
      <w:divBdr>
        <w:top w:val="none" w:sz="0" w:space="0" w:color="auto"/>
        <w:left w:val="none" w:sz="0" w:space="0" w:color="auto"/>
        <w:bottom w:val="none" w:sz="0" w:space="0" w:color="auto"/>
        <w:right w:val="none" w:sz="0" w:space="0" w:color="auto"/>
      </w:divBdr>
    </w:div>
    <w:div w:id="960963048">
      <w:bodyDiv w:val="1"/>
      <w:marLeft w:val="0"/>
      <w:marRight w:val="0"/>
      <w:marTop w:val="0"/>
      <w:marBottom w:val="0"/>
      <w:divBdr>
        <w:top w:val="none" w:sz="0" w:space="0" w:color="auto"/>
        <w:left w:val="none" w:sz="0" w:space="0" w:color="auto"/>
        <w:bottom w:val="none" w:sz="0" w:space="0" w:color="auto"/>
        <w:right w:val="none" w:sz="0" w:space="0" w:color="auto"/>
      </w:divBdr>
    </w:div>
    <w:div w:id="961229130">
      <w:bodyDiv w:val="1"/>
      <w:marLeft w:val="0"/>
      <w:marRight w:val="0"/>
      <w:marTop w:val="0"/>
      <w:marBottom w:val="0"/>
      <w:divBdr>
        <w:top w:val="none" w:sz="0" w:space="0" w:color="auto"/>
        <w:left w:val="none" w:sz="0" w:space="0" w:color="auto"/>
        <w:bottom w:val="none" w:sz="0" w:space="0" w:color="auto"/>
        <w:right w:val="none" w:sz="0" w:space="0" w:color="auto"/>
      </w:divBdr>
    </w:div>
    <w:div w:id="962731144">
      <w:bodyDiv w:val="1"/>
      <w:marLeft w:val="0"/>
      <w:marRight w:val="0"/>
      <w:marTop w:val="0"/>
      <w:marBottom w:val="0"/>
      <w:divBdr>
        <w:top w:val="none" w:sz="0" w:space="0" w:color="auto"/>
        <w:left w:val="none" w:sz="0" w:space="0" w:color="auto"/>
        <w:bottom w:val="none" w:sz="0" w:space="0" w:color="auto"/>
        <w:right w:val="none" w:sz="0" w:space="0" w:color="auto"/>
      </w:divBdr>
    </w:div>
    <w:div w:id="969214986">
      <w:bodyDiv w:val="1"/>
      <w:marLeft w:val="0"/>
      <w:marRight w:val="0"/>
      <w:marTop w:val="0"/>
      <w:marBottom w:val="0"/>
      <w:divBdr>
        <w:top w:val="none" w:sz="0" w:space="0" w:color="auto"/>
        <w:left w:val="none" w:sz="0" w:space="0" w:color="auto"/>
        <w:bottom w:val="none" w:sz="0" w:space="0" w:color="auto"/>
        <w:right w:val="none" w:sz="0" w:space="0" w:color="auto"/>
      </w:divBdr>
    </w:div>
    <w:div w:id="973174135">
      <w:bodyDiv w:val="1"/>
      <w:marLeft w:val="0"/>
      <w:marRight w:val="0"/>
      <w:marTop w:val="0"/>
      <w:marBottom w:val="0"/>
      <w:divBdr>
        <w:top w:val="none" w:sz="0" w:space="0" w:color="auto"/>
        <w:left w:val="none" w:sz="0" w:space="0" w:color="auto"/>
        <w:bottom w:val="none" w:sz="0" w:space="0" w:color="auto"/>
        <w:right w:val="none" w:sz="0" w:space="0" w:color="auto"/>
      </w:divBdr>
    </w:div>
    <w:div w:id="973633441">
      <w:bodyDiv w:val="1"/>
      <w:marLeft w:val="0"/>
      <w:marRight w:val="0"/>
      <w:marTop w:val="0"/>
      <w:marBottom w:val="0"/>
      <w:divBdr>
        <w:top w:val="none" w:sz="0" w:space="0" w:color="auto"/>
        <w:left w:val="none" w:sz="0" w:space="0" w:color="auto"/>
        <w:bottom w:val="none" w:sz="0" w:space="0" w:color="auto"/>
        <w:right w:val="none" w:sz="0" w:space="0" w:color="auto"/>
      </w:divBdr>
    </w:div>
    <w:div w:id="974144866">
      <w:bodyDiv w:val="1"/>
      <w:marLeft w:val="0"/>
      <w:marRight w:val="0"/>
      <w:marTop w:val="0"/>
      <w:marBottom w:val="0"/>
      <w:divBdr>
        <w:top w:val="none" w:sz="0" w:space="0" w:color="auto"/>
        <w:left w:val="none" w:sz="0" w:space="0" w:color="auto"/>
        <w:bottom w:val="none" w:sz="0" w:space="0" w:color="auto"/>
        <w:right w:val="none" w:sz="0" w:space="0" w:color="auto"/>
      </w:divBdr>
    </w:div>
    <w:div w:id="976296726">
      <w:bodyDiv w:val="1"/>
      <w:marLeft w:val="0"/>
      <w:marRight w:val="0"/>
      <w:marTop w:val="0"/>
      <w:marBottom w:val="0"/>
      <w:divBdr>
        <w:top w:val="none" w:sz="0" w:space="0" w:color="auto"/>
        <w:left w:val="none" w:sz="0" w:space="0" w:color="auto"/>
        <w:bottom w:val="none" w:sz="0" w:space="0" w:color="auto"/>
        <w:right w:val="none" w:sz="0" w:space="0" w:color="auto"/>
      </w:divBdr>
    </w:div>
    <w:div w:id="985813993">
      <w:bodyDiv w:val="1"/>
      <w:marLeft w:val="0"/>
      <w:marRight w:val="0"/>
      <w:marTop w:val="0"/>
      <w:marBottom w:val="0"/>
      <w:divBdr>
        <w:top w:val="none" w:sz="0" w:space="0" w:color="auto"/>
        <w:left w:val="none" w:sz="0" w:space="0" w:color="auto"/>
        <w:bottom w:val="none" w:sz="0" w:space="0" w:color="auto"/>
        <w:right w:val="none" w:sz="0" w:space="0" w:color="auto"/>
      </w:divBdr>
    </w:div>
    <w:div w:id="990061958">
      <w:bodyDiv w:val="1"/>
      <w:marLeft w:val="0"/>
      <w:marRight w:val="0"/>
      <w:marTop w:val="0"/>
      <w:marBottom w:val="0"/>
      <w:divBdr>
        <w:top w:val="none" w:sz="0" w:space="0" w:color="auto"/>
        <w:left w:val="none" w:sz="0" w:space="0" w:color="auto"/>
        <w:bottom w:val="none" w:sz="0" w:space="0" w:color="auto"/>
        <w:right w:val="none" w:sz="0" w:space="0" w:color="auto"/>
      </w:divBdr>
    </w:div>
    <w:div w:id="991178374">
      <w:bodyDiv w:val="1"/>
      <w:marLeft w:val="0"/>
      <w:marRight w:val="0"/>
      <w:marTop w:val="0"/>
      <w:marBottom w:val="0"/>
      <w:divBdr>
        <w:top w:val="none" w:sz="0" w:space="0" w:color="auto"/>
        <w:left w:val="none" w:sz="0" w:space="0" w:color="auto"/>
        <w:bottom w:val="none" w:sz="0" w:space="0" w:color="auto"/>
        <w:right w:val="none" w:sz="0" w:space="0" w:color="auto"/>
      </w:divBdr>
    </w:div>
    <w:div w:id="991324686">
      <w:bodyDiv w:val="1"/>
      <w:marLeft w:val="0"/>
      <w:marRight w:val="0"/>
      <w:marTop w:val="0"/>
      <w:marBottom w:val="0"/>
      <w:divBdr>
        <w:top w:val="none" w:sz="0" w:space="0" w:color="auto"/>
        <w:left w:val="none" w:sz="0" w:space="0" w:color="auto"/>
        <w:bottom w:val="none" w:sz="0" w:space="0" w:color="auto"/>
        <w:right w:val="none" w:sz="0" w:space="0" w:color="auto"/>
      </w:divBdr>
    </w:div>
    <w:div w:id="1001931641">
      <w:bodyDiv w:val="1"/>
      <w:marLeft w:val="0"/>
      <w:marRight w:val="0"/>
      <w:marTop w:val="0"/>
      <w:marBottom w:val="0"/>
      <w:divBdr>
        <w:top w:val="none" w:sz="0" w:space="0" w:color="auto"/>
        <w:left w:val="none" w:sz="0" w:space="0" w:color="auto"/>
        <w:bottom w:val="none" w:sz="0" w:space="0" w:color="auto"/>
        <w:right w:val="none" w:sz="0" w:space="0" w:color="auto"/>
      </w:divBdr>
    </w:div>
    <w:div w:id="1002927644">
      <w:bodyDiv w:val="1"/>
      <w:marLeft w:val="0"/>
      <w:marRight w:val="0"/>
      <w:marTop w:val="0"/>
      <w:marBottom w:val="0"/>
      <w:divBdr>
        <w:top w:val="none" w:sz="0" w:space="0" w:color="auto"/>
        <w:left w:val="none" w:sz="0" w:space="0" w:color="auto"/>
        <w:bottom w:val="none" w:sz="0" w:space="0" w:color="auto"/>
        <w:right w:val="none" w:sz="0" w:space="0" w:color="auto"/>
      </w:divBdr>
    </w:div>
    <w:div w:id="1004429924">
      <w:bodyDiv w:val="1"/>
      <w:marLeft w:val="0"/>
      <w:marRight w:val="0"/>
      <w:marTop w:val="0"/>
      <w:marBottom w:val="0"/>
      <w:divBdr>
        <w:top w:val="none" w:sz="0" w:space="0" w:color="auto"/>
        <w:left w:val="none" w:sz="0" w:space="0" w:color="auto"/>
        <w:bottom w:val="none" w:sz="0" w:space="0" w:color="auto"/>
        <w:right w:val="none" w:sz="0" w:space="0" w:color="auto"/>
      </w:divBdr>
    </w:div>
    <w:div w:id="1005667237">
      <w:bodyDiv w:val="1"/>
      <w:marLeft w:val="0"/>
      <w:marRight w:val="0"/>
      <w:marTop w:val="0"/>
      <w:marBottom w:val="0"/>
      <w:divBdr>
        <w:top w:val="none" w:sz="0" w:space="0" w:color="auto"/>
        <w:left w:val="none" w:sz="0" w:space="0" w:color="auto"/>
        <w:bottom w:val="none" w:sz="0" w:space="0" w:color="auto"/>
        <w:right w:val="none" w:sz="0" w:space="0" w:color="auto"/>
      </w:divBdr>
    </w:div>
    <w:div w:id="1005716556">
      <w:bodyDiv w:val="1"/>
      <w:marLeft w:val="0"/>
      <w:marRight w:val="0"/>
      <w:marTop w:val="0"/>
      <w:marBottom w:val="0"/>
      <w:divBdr>
        <w:top w:val="none" w:sz="0" w:space="0" w:color="auto"/>
        <w:left w:val="none" w:sz="0" w:space="0" w:color="auto"/>
        <w:bottom w:val="none" w:sz="0" w:space="0" w:color="auto"/>
        <w:right w:val="none" w:sz="0" w:space="0" w:color="auto"/>
      </w:divBdr>
    </w:div>
    <w:div w:id="1012604643">
      <w:bodyDiv w:val="1"/>
      <w:marLeft w:val="0"/>
      <w:marRight w:val="0"/>
      <w:marTop w:val="0"/>
      <w:marBottom w:val="0"/>
      <w:divBdr>
        <w:top w:val="none" w:sz="0" w:space="0" w:color="auto"/>
        <w:left w:val="none" w:sz="0" w:space="0" w:color="auto"/>
        <w:bottom w:val="none" w:sz="0" w:space="0" w:color="auto"/>
        <w:right w:val="none" w:sz="0" w:space="0" w:color="auto"/>
      </w:divBdr>
    </w:div>
    <w:div w:id="1013990549">
      <w:bodyDiv w:val="1"/>
      <w:marLeft w:val="0"/>
      <w:marRight w:val="0"/>
      <w:marTop w:val="0"/>
      <w:marBottom w:val="0"/>
      <w:divBdr>
        <w:top w:val="none" w:sz="0" w:space="0" w:color="auto"/>
        <w:left w:val="none" w:sz="0" w:space="0" w:color="auto"/>
        <w:bottom w:val="none" w:sz="0" w:space="0" w:color="auto"/>
        <w:right w:val="none" w:sz="0" w:space="0" w:color="auto"/>
      </w:divBdr>
    </w:div>
    <w:div w:id="1022315719">
      <w:bodyDiv w:val="1"/>
      <w:marLeft w:val="0"/>
      <w:marRight w:val="0"/>
      <w:marTop w:val="0"/>
      <w:marBottom w:val="0"/>
      <w:divBdr>
        <w:top w:val="none" w:sz="0" w:space="0" w:color="auto"/>
        <w:left w:val="none" w:sz="0" w:space="0" w:color="auto"/>
        <w:bottom w:val="none" w:sz="0" w:space="0" w:color="auto"/>
        <w:right w:val="none" w:sz="0" w:space="0" w:color="auto"/>
      </w:divBdr>
    </w:div>
    <w:div w:id="1037511791">
      <w:bodyDiv w:val="1"/>
      <w:marLeft w:val="0"/>
      <w:marRight w:val="0"/>
      <w:marTop w:val="0"/>
      <w:marBottom w:val="0"/>
      <w:divBdr>
        <w:top w:val="none" w:sz="0" w:space="0" w:color="auto"/>
        <w:left w:val="none" w:sz="0" w:space="0" w:color="auto"/>
        <w:bottom w:val="none" w:sz="0" w:space="0" w:color="auto"/>
        <w:right w:val="none" w:sz="0" w:space="0" w:color="auto"/>
      </w:divBdr>
    </w:div>
    <w:div w:id="1040713108">
      <w:bodyDiv w:val="1"/>
      <w:marLeft w:val="0"/>
      <w:marRight w:val="0"/>
      <w:marTop w:val="0"/>
      <w:marBottom w:val="0"/>
      <w:divBdr>
        <w:top w:val="none" w:sz="0" w:space="0" w:color="auto"/>
        <w:left w:val="none" w:sz="0" w:space="0" w:color="auto"/>
        <w:bottom w:val="none" w:sz="0" w:space="0" w:color="auto"/>
        <w:right w:val="none" w:sz="0" w:space="0" w:color="auto"/>
      </w:divBdr>
    </w:div>
    <w:div w:id="1041906589">
      <w:bodyDiv w:val="1"/>
      <w:marLeft w:val="0"/>
      <w:marRight w:val="0"/>
      <w:marTop w:val="0"/>
      <w:marBottom w:val="0"/>
      <w:divBdr>
        <w:top w:val="none" w:sz="0" w:space="0" w:color="auto"/>
        <w:left w:val="none" w:sz="0" w:space="0" w:color="auto"/>
        <w:bottom w:val="none" w:sz="0" w:space="0" w:color="auto"/>
        <w:right w:val="none" w:sz="0" w:space="0" w:color="auto"/>
      </w:divBdr>
    </w:div>
    <w:div w:id="1042170223">
      <w:bodyDiv w:val="1"/>
      <w:marLeft w:val="0"/>
      <w:marRight w:val="0"/>
      <w:marTop w:val="0"/>
      <w:marBottom w:val="0"/>
      <w:divBdr>
        <w:top w:val="none" w:sz="0" w:space="0" w:color="auto"/>
        <w:left w:val="none" w:sz="0" w:space="0" w:color="auto"/>
        <w:bottom w:val="none" w:sz="0" w:space="0" w:color="auto"/>
        <w:right w:val="none" w:sz="0" w:space="0" w:color="auto"/>
      </w:divBdr>
    </w:div>
    <w:div w:id="1044720932">
      <w:bodyDiv w:val="1"/>
      <w:marLeft w:val="0"/>
      <w:marRight w:val="0"/>
      <w:marTop w:val="0"/>
      <w:marBottom w:val="0"/>
      <w:divBdr>
        <w:top w:val="none" w:sz="0" w:space="0" w:color="auto"/>
        <w:left w:val="none" w:sz="0" w:space="0" w:color="auto"/>
        <w:bottom w:val="none" w:sz="0" w:space="0" w:color="auto"/>
        <w:right w:val="none" w:sz="0" w:space="0" w:color="auto"/>
      </w:divBdr>
    </w:div>
    <w:div w:id="1048070179">
      <w:bodyDiv w:val="1"/>
      <w:marLeft w:val="0"/>
      <w:marRight w:val="0"/>
      <w:marTop w:val="0"/>
      <w:marBottom w:val="0"/>
      <w:divBdr>
        <w:top w:val="none" w:sz="0" w:space="0" w:color="auto"/>
        <w:left w:val="none" w:sz="0" w:space="0" w:color="auto"/>
        <w:bottom w:val="none" w:sz="0" w:space="0" w:color="auto"/>
        <w:right w:val="none" w:sz="0" w:space="0" w:color="auto"/>
      </w:divBdr>
    </w:div>
    <w:div w:id="1052656249">
      <w:bodyDiv w:val="1"/>
      <w:marLeft w:val="0"/>
      <w:marRight w:val="0"/>
      <w:marTop w:val="0"/>
      <w:marBottom w:val="0"/>
      <w:divBdr>
        <w:top w:val="none" w:sz="0" w:space="0" w:color="auto"/>
        <w:left w:val="none" w:sz="0" w:space="0" w:color="auto"/>
        <w:bottom w:val="none" w:sz="0" w:space="0" w:color="auto"/>
        <w:right w:val="none" w:sz="0" w:space="0" w:color="auto"/>
      </w:divBdr>
    </w:div>
    <w:div w:id="1054890006">
      <w:bodyDiv w:val="1"/>
      <w:marLeft w:val="0"/>
      <w:marRight w:val="0"/>
      <w:marTop w:val="0"/>
      <w:marBottom w:val="0"/>
      <w:divBdr>
        <w:top w:val="none" w:sz="0" w:space="0" w:color="auto"/>
        <w:left w:val="none" w:sz="0" w:space="0" w:color="auto"/>
        <w:bottom w:val="none" w:sz="0" w:space="0" w:color="auto"/>
        <w:right w:val="none" w:sz="0" w:space="0" w:color="auto"/>
      </w:divBdr>
    </w:div>
    <w:div w:id="1056244515">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079791733">
      <w:bodyDiv w:val="1"/>
      <w:marLeft w:val="0"/>
      <w:marRight w:val="0"/>
      <w:marTop w:val="0"/>
      <w:marBottom w:val="0"/>
      <w:divBdr>
        <w:top w:val="none" w:sz="0" w:space="0" w:color="auto"/>
        <w:left w:val="none" w:sz="0" w:space="0" w:color="auto"/>
        <w:bottom w:val="none" w:sz="0" w:space="0" w:color="auto"/>
        <w:right w:val="none" w:sz="0" w:space="0" w:color="auto"/>
      </w:divBdr>
    </w:div>
    <w:div w:id="1081563792">
      <w:bodyDiv w:val="1"/>
      <w:marLeft w:val="0"/>
      <w:marRight w:val="0"/>
      <w:marTop w:val="0"/>
      <w:marBottom w:val="0"/>
      <w:divBdr>
        <w:top w:val="none" w:sz="0" w:space="0" w:color="auto"/>
        <w:left w:val="none" w:sz="0" w:space="0" w:color="auto"/>
        <w:bottom w:val="none" w:sz="0" w:space="0" w:color="auto"/>
        <w:right w:val="none" w:sz="0" w:space="0" w:color="auto"/>
      </w:divBdr>
    </w:div>
    <w:div w:id="1087264216">
      <w:bodyDiv w:val="1"/>
      <w:marLeft w:val="0"/>
      <w:marRight w:val="0"/>
      <w:marTop w:val="0"/>
      <w:marBottom w:val="0"/>
      <w:divBdr>
        <w:top w:val="none" w:sz="0" w:space="0" w:color="auto"/>
        <w:left w:val="none" w:sz="0" w:space="0" w:color="auto"/>
        <w:bottom w:val="none" w:sz="0" w:space="0" w:color="auto"/>
        <w:right w:val="none" w:sz="0" w:space="0" w:color="auto"/>
      </w:divBdr>
    </w:div>
    <w:div w:id="1088650102">
      <w:bodyDiv w:val="1"/>
      <w:marLeft w:val="0"/>
      <w:marRight w:val="0"/>
      <w:marTop w:val="0"/>
      <w:marBottom w:val="0"/>
      <w:divBdr>
        <w:top w:val="none" w:sz="0" w:space="0" w:color="auto"/>
        <w:left w:val="none" w:sz="0" w:space="0" w:color="auto"/>
        <w:bottom w:val="none" w:sz="0" w:space="0" w:color="auto"/>
        <w:right w:val="none" w:sz="0" w:space="0" w:color="auto"/>
      </w:divBdr>
    </w:div>
    <w:div w:id="1104572111">
      <w:bodyDiv w:val="1"/>
      <w:marLeft w:val="0"/>
      <w:marRight w:val="0"/>
      <w:marTop w:val="0"/>
      <w:marBottom w:val="0"/>
      <w:divBdr>
        <w:top w:val="none" w:sz="0" w:space="0" w:color="auto"/>
        <w:left w:val="none" w:sz="0" w:space="0" w:color="auto"/>
        <w:bottom w:val="none" w:sz="0" w:space="0" w:color="auto"/>
        <w:right w:val="none" w:sz="0" w:space="0" w:color="auto"/>
      </w:divBdr>
    </w:div>
    <w:div w:id="1108353924">
      <w:bodyDiv w:val="1"/>
      <w:marLeft w:val="0"/>
      <w:marRight w:val="0"/>
      <w:marTop w:val="0"/>
      <w:marBottom w:val="0"/>
      <w:divBdr>
        <w:top w:val="none" w:sz="0" w:space="0" w:color="auto"/>
        <w:left w:val="none" w:sz="0" w:space="0" w:color="auto"/>
        <w:bottom w:val="none" w:sz="0" w:space="0" w:color="auto"/>
        <w:right w:val="none" w:sz="0" w:space="0" w:color="auto"/>
      </w:divBdr>
    </w:div>
    <w:div w:id="1115177956">
      <w:bodyDiv w:val="1"/>
      <w:marLeft w:val="0"/>
      <w:marRight w:val="0"/>
      <w:marTop w:val="0"/>
      <w:marBottom w:val="0"/>
      <w:divBdr>
        <w:top w:val="none" w:sz="0" w:space="0" w:color="auto"/>
        <w:left w:val="none" w:sz="0" w:space="0" w:color="auto"/>
        <w:bottom w:val="none" w:sz="0" w:space="0" w:color="auto"/>
        <w:right w:val="none" w:sz="0" w:space="0" w:color="auto"/>
      </w:divBdr>
    </w:div>
    <w:div w:id="1116371042">
      <w:bodyDiv w:val="1"/>
      <w:marLeft w:val="0"/>
      <w:marRight w:val="0"/>
      <w:marTop w:val="0"/>
      <w:marBottom w:val="0"/>
      <w:divBdr>
        <w:top w:val="none" w:sz="0" w:space="0" w:color="auto"/>
        <w:left w:val="none" w:sz="0" w:space="0" w:color="auto"/>
        <w:bottom w:val="none" w:sz="0" w:space="0" w:color="auto"/>
        <w:right w:val="none" w:sz="0" w:space="0" w:color="auto"/>
      </w:divBdr>
    </w:div>
    <w:div w:id="1118333575">
      <w:bodyDiv w:val="1"/>
      <w:marLeft w:val="0"/>
      <w:marRight w:val="0"/>
      <w:marTop w:val="0"/>
      <w:marBottom w:val="0"/>
      <w:divBdr>
        <w:top w:val="none" w:sz="0" w:space="0" w:color="auto"/>
        <w:left w:val="none" w:sz="0" w:space="0" w:color="auto"/>
        <w:bottom w:val="none" w:sz="0" w:space="0" w:color="auto"/>
        <w:right w:val="none" w:sz="0" w:space="0" w:color="auto"/>
      </w:divBdr>
    </w:div>
    <w:div w:id="1118373931">
      <w:bodyDiv w:val="1"/>
      <w:marLeft w:val="0"/>
      <w:marRight w:val="0"/>
      <w:marTop w:val="0"/>
      <w:marBottom w:val="0"/>
      <w:divBdr>
        <w:top w:val="none" w:sz="0" w:space="0" w:color="auto"/>
        <w:left w:val="none" w:sz="0" w:space="0" w:color="auto"/>
        <w:bottom w:val="none" w:sz="0" w:space="0" w:color="auto"/>
        <w:right w:val="none" w:sz="0" w:space="0" w:color="auto"/>
      </w:divBdr>
    </w:div>
    <w:div w:id="1121411570">
      <w:bodyDiv w:val="1"/>
      <w:marLeft w:val="0"/>
      <w:marRight w:val="0"/>
      <w:marTop w:val="0"/>
      <w:marBottom w:val="0"/>
      <w:divBdr>
        <w:top w:val="none" w:sz="0" w:space="0" w:color="auto"/>
        <w:left w:val="none" w:sz="0" w:space="0" w:color="auto"/>
        <w:bottom w:val="none" w:sz="0" w:space="0" w:color="auto"/>
        <w:right w:val="none" w:sz="0" w:space="0" w:color="auto"/>
      </w:divBdr>
    </w:div>
    <w:div w:id="1134526138">
      <w:bodyDiv w:val="1"/>
      <w:marLeft w:val="0"/>
      <w:marRight w:val="0"/>
      <w:marTop w:val="0"/>
      <w:marBottom w:val="0"/>
      <w:divBdr>
        <w:top w:val="none" w:sz="0" w:space="0" w:color="auto"/>
        <w:left w:val="none" w:sz="0" w:space="0" w:color="auto"/>
        <w:bottom w:val="none" w:sz="0" w:space="0" w:color="auto"/>
        <w:right w:val="none" w:sz="0" w:space="0" w:color="auto"/>
      </w:divBdr>
    </w:div>
    <w:div w:id="1137800073">
      <w:bodyDiv w:val="1"/>
      <w:marLeft w:val="0"/>
      <w:marRight w:val="0"/>
      <w:marTop w:val="0"/>
      <w:marBottom w:val="0"/>
      <w:divBdr>
        <w:top w:val="none" w:sz="0" w:space="0" w:color="auto"/>
        <w:left w:val="none" w:sz="0" w:space="0" w:color="auto"/>
        <w:bottom w:val="none" w:sz="0" w:space="0" w:color="auto"/>
        <w:right w:val="none" w:sz="0" w:space="0" w:color="auto"/>
      </w:divBdr>
    </w:div>
    <w:div w:id="1139684931">
      <w:bodyDiv w:val="1"/>
      <w:marLeft w:val="0"/>
      <w:marRight w:val="0"/>
      <w:marTop w:val="0"/>
      <w:marBottom w:val="0"/>
      <w:divBdr>
        <w:top w:val="none" w:sz="0" w:space="0" w:color="auto"/>
        <w:left w:val="none" w:sz="0" w:space="0" w:color="auto"/>
        <w:bottom w:val="none" w:sz="0" w:space="0" w:color="auto"/>
        <w:right w:val="none" w:sz="0" w:space="0" w:color="auto"/>
      </w:divBdr>
    </w:div>
    <w:div w:id="1140659361">
      <w:bodyDiv w:val="1"/>
      <w:marLeft w:val="0"/>
      <w:marRight w:val="0"/>
      <w:marTop w:val="0"/>
      <w:marBottom w:val="0"/>
      <w:divBdr>
        <w:top w:val="none" w:sz="0" w:space="0" w:color="auto"/>
        <w:left w:val="none" w:sz="0" w:space="0" w:color="auto"/>
        <w:bottom w:val="none" w:sz="0" w:space="0" w:color="auto"/>
        <w:right w:val="none" w:sz="0" w:space="0" w:color="auto"/>
      </w:divBdr>
    </w:div>
    <w:div w:id="1141072868">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6630658">
      <w:bodyDiv w:val="1"/>
      <w:marLeft w:val="0"/>
      <w:marRight w:val="0"/>
      <w:marTop w:val="0"/>
      <w:marBottom w:val="0"/>
      <w:divBdr>
        <w:top w:val="none" w:sz="0" w:space="0" w:color="auto"/>
        <w:left w:val="none" w:sz="0" w:space="0" w:color="auto"/>
        <w:bottom w:val="none" w:sz="0" w:space="0" w:color="auto"/>
        <w:right w:val="none" w:sz="0" w:space="0" w:color="auto"/>
      </w:divBdr>
    </w:div>
    <w:div w:id="1148016228">
      <w:bodyDiv w:val="1"/>
      <w:marLeft w:val="0"/>
      <w:marRight w:val="0"/>
      <w:marTop w:val="0"/>
      <w:marBottom w:val="0"/>
      <w:divBdr>
        <w:top w:val="none" w:sz="0" w:space="0" w:color="auto"/>
        <w:left w:val="none" w:sz="0" w:space="0" w:color="auto"/>
        <w:bottom w:val="none" w:sz="0" w:space="0" w:color="auto"/>
        <w:right w:val="none" w:sz="0" w:space="0" w:color="auto"/>
      </w:divBdr>
    </w:div>
    <w:div w:id="1154878214">
      <w:bodyDiv w:val="1"/>
      <w:marLeft w:val="0"/>
      <w:marRight w:val="0"/>
      <w:marTop w:val="0"/>
      <w:marBottom w:val="0"/>
      <w:divBdr>
        <w:top w:val="none" w:sz="0" w:space="0" w:color="auto"/>
        <w:left w:val="none" w:sz="0" w:space="0" w:color="auto"/>
        <w:bottom w:val="none" w:sz="0" w:space="0" w:color="auto"/>
        <w:right w:val="none" w:sz="0" w:space="0" w:color="auto"/>
      </w:divBdr>
    </w:div>
    <w:div w:id="1162968573">
      <w:bodyDiv w:val="1"/>
      <w:marLeft w:val="0"/>
      <w:marRight w:val="0"/>
      <w:marTop w:val="0"/>
      <w:marBottom w:val="0"/>
      <w:divBdr>
        <w:top w:val="none" w:sz="0" w:space="0" w:color="auto"/>
        <w:left w:val="none" w:sz="0" w:space="0" w:color="auto"/>
        <w:bottom w:val="none" w:sz="0" w:space="0" w:color="auto"/>
        <w:right w:val="none" w:sz="0" w:space="0" w:color="auto"/>
      </w:divBdr>
    </w:div>
    <w:div w:id="1170607253">
      <w:bodyDiv w:val="1"/>
      <w:marLeft w:val="0"/>
      <w:marRight w:val="0"/>
      <w:marTop w:val="0"/>
      <w:marBottom w:val="0"/>
      <w:divBdr>
        <w:top w:val="none" w:sz="0" w:space="0" w:color="auto"/>
        <w:left w:val="none" w:sz="0" w:space="0" w:color="auto"/>
        <w:bottom w:val="none" w:sz="0" w:space="0" w:color="auto"/>
        <w:right w:val="none" w:sz="0" w:space="0" w:color="auto"/>
      </w:divBdr>
    </w:div>
    <w:div w:id="1174805508">
      <w:bodyDiv w:val="1"/>
      <w:marLeft w:val="0"/>
      <w:marRight w:val="0"/>
      <w:marTop w:val="0"/>
      <w:marBottom w:val="0"/>
      <w:divBdr>
        <w:top w:val="none" w:sz="0" w:space="0" w:color="auto"/>
        <w:left w:val="none" w:sz="0" w:space="0" w:color="auto"/>
        <w:bottom w:val="none" w:sz="0" w:space="0" w:color="auto"/>
        <w:right w:val="none" w:sz="0" w:space="0" w:color="auto"/>
      </w:divBdr>
    </w:div>
    <w:div w:id="1178546230">
      <w:bodyDiv w:val="1"/>
      <w:marLeft w:val="0"/>
      <w:marRight w:val="0"/>
      <w:marTop w:val="0"/>
      <w:marBottom w:val="0"/>
      <w:divBdr>
        <w:top w:val="none" w:sz="0" w:space="0" w:color="auto"/>
        <w:left w:val="none" w:sz="0" w:space="0" w:color="auto"/>
        <w:bottom w:val="none" w:sz="0" w:space="0" w:color="auto"/>
        <w:right w:val="none" w:sz="0" w:space="0" w:color="auto"/>
      </w:divBdr>
    </w:div>
    <w:div w:id="1188179306">
      <w:bodyDiv w:val="1"/>
      <w:marLeft w:val="0"/>
      <w:marRight w:val="0"/>
      <w:marTop w:val="0"/>
      <w:marBottom w:val="0"/>
      <w:divBdr>
        <w:top w:val="none" w:sz="0" w:space="0" w:color="auto"/>
        <w:left w:val="none" w:sz="0" w:space="0" w:color="auto"/>
        <w:bottom w:val="none" w:sz="0" w:space="0" w:color="auto"/>
        <w:right w:val="none" w:sz="0" w:space="0" w:color="auto"/>
      </w:divBdr>
    </w:div>
    <w:div w:id="1190755262">
      <w:bodyDiv w:val="1"/>
      <w:marLeft w:val="0"/>
      <w:marRight w:val="0"/>
      <w:marTop w:val="0"/>
      <w:marBottom w:val="0"/>
      <w:divBdr>
        <w:top w:val="none" w:sz="0" w:space="0" w:color="auto"/>
        <w:left w:val="none" w:sz="0" w:space="0" w:color="auto"/>
        <w:bottom w:val="none" w:sz="0" w:space="0" w:color="auto"/>
        <w:right w:val="none" w:sz="0" w:space="0" w:color="auto"/>
      </w:divBdr>
    </w:div>
    <w:div w:id="1198005271">
      <w:bodyDiv w:val="1"/>
      <w:marLeft w:val="0"/>
      <w:marRight w:val="0"/>
      <w:marTop w:val="0"/>
      <w:marBottom w:val="0"/>
      <w:divBdr>
        <w:top w:val="none" w:sz="0" w:space="0" w:color="auto"/>
        <w:left w:val="none" w:sz="0" w:space="0" w:color="auto"/>
        <w:bottom w:val="none" w:sz="0" w:space="0" w:color="auto"/>
        <w:right w:val="none" w:sz="0" w:space="0" w:color="auto"/>
      </w:divBdr>
    </w:div>
    <w:div w:id="1213616969">
      <w:bodyDiv w:val="1"/>
      <w:marLeft w:val="0"/>
      <w:marRight w:val="0"/>
      <w:marTop w:val="0"/>
      <w:marBottom w:val="0"/>
      <w:divBdr>
        <w:top w:val="none" w:sz="0" w:space="0" w:color="auto"/>
        <w:left w:val="none" w:sz="0" w:space="0" w:color="auto"/>
        <w:bottom w:val="none" w:sz="0" w:space="0" w:color="auto"/>
        <w:right w:val="none" w:sz="0" w:space="0" w:color="auto"/>
      </w:divBdr>
    </w:div>
    <w:div w:id="1214656284">
      <w:bodyDiv w:val="1"/>
      <w:marLeft w:val="0"/>
      <w:marRight w:val="0"/>
      <w:marTop w:val="0"/>
      <w:marBottom w:val="0"/>
      <w:divBdr>
        <w:top w:val="none" w:sz="0" w:space="0" w:color="auto"/>
        <w:left w:val="none" w:sz="0" w:space="0" w:color="auto"/>
        <w:bottom w:val="none" w:sz="0" w:space="0" w:color="auto"/>
        <w:right w:val="none" w:sz="0" w:space="0" w:color="auto"/>
      </w:divBdr>
    </w:div>
    <w:div w:id="1222136302">
      <w:bodyDiv w:val="1"/>
      <w:marLeft w:val="0"/>
      <w:marRight w:val="0"/>
      <w:marTop w:val="0"/>
      <w:marBottom w:val="0"/>
      <w:divBdr>
        <w:top w:val="none" w:sz="0" w:space="0" w:color="auto"/>
        <w:left w:val="none" w:sz="0" w:space="0" w:color="auto"/>
        <w:bottom w:val="none" w:sz="0" w:space="0" w:color="auto"/>
        <w:right w:val="none" w:sz="0" w:space="0" w:color="auto"/>
      </w:divBdr>
    </w:div>
    <w:div w:id="1222402464">
      <w:bodyDiv w:val="1"/>
      <w:marLeft w:val="0"/>
      <w:marRight w:val="0"/>
      <w:marTop w:val="0"/>
      <w:marBottom w:val="0"/>
      <w:divBdr>
        <w:top w:val="none" w:sz="0" w:space="0" w:color="auto"/>
        <w:left w:val="none" w:sz="0" w:space="0" w:color="auto"/>
        <w:bottom w:val="none" w:sz="0" w:space="0" w:color="auto"/>
        <w:right w:val="none" w:sz="0" w:space="0" w:color="auto"/>
      </w:divBdr>
    </w:div>
    <w:div w:id="1224101554">
      <w:bodyDiv w:val="1"/>
      <w:marLeft w:val="0"/>
      <w:marRight w:val="0"/>
      <w:marTop w:val="0"/>
      <w:marBottom w:val="0"/>
      <w:divBdr>
        <w:top w:val="none" w:sz="0" w:space="0" w:color="auto"/>
        <w:left w:val="none" w:sz="0" w:space="0" w:color="auto"/>
        <w:bottom w:val="none" w:sz="0" w:space="0" w:color="auto"/>
        <w:right w:val="none" w:sz="0" w:space="0" w:color="auto"/>
      </w:divBdr>
    </w:div>
    <w:div w:id="1224294834">
      <w:bodyDiv w:val="1"/>
      <w:marLeft w:val="0"/>
      <w:marRight w:val="0"/>
      <w:marTop w:val="0"/>
      <w:marBottom w:val="0"/>
      <w:divBdr>
        <w:top w:val="none" w:sz="0" w:space="0" w:color="auto"/>
        <w:left w:val="none" w:sz="0" w:space="0" w:color="auto"/>
        <w:bottom w:val="none" w:sz="0" w:space="0" w:color="auto"/>
        <w:right w:val="none" w:sz="0" w:space="0" w:color="auto"/>
      </w:divBdr>
    </w:div>
    <w:div w:id="1225333952">
      <w:bodyDiv w:val="1"/>
      <w:marLeft w:val="0"/>
      <w:marRight w:val="0"/>
      <w:marTop w:val="0"/>
      <w:marBottom w:val="0"/>
      <w:divBdr>
        <w:top w:val="none" w:sz="0" w:space="0" w:color="auto"/>
        <w:left w:val="none" w:sz="0" w:space="0" w:color="auto"/>
        <w:bottom w:val="none" w:sz="0" w:space="0" w:color="auto"/>
        <w:right w:val="none" w:sz="0" w:space="0" w:color="auto"/>
      </w:divBdr>
    </w:div>
    <w:div w:id="1226716446">
      <w:bodyDiv w:val="1"/>
      <w:marLeft w:val="0"/>
      <w:marRight w:val="0"/>
      <w:marTop w:val="0"/>
      <w:marBottom w:val="0"/>
      <w:divBdr>
        <w:top w:val="none" w:sz="0" w:space="0" w:color="auto"/>
        <w:left w:val="none" w:sz="0" w:space="0" w:color="auto"/>
        <w:bottom w:val="none" w:sz="0" w:space="0" w:color="auto"/>
        <w:right w:val="none" w:sz="0" w:space="0" w:color="auto"/>
      </w:divBdr>
    </w:div>
    <w:div w:id="1226768756">
      <w:bodyDiv w:val="1"/>
      <w:marLeft w:val="0"/>
      <w:marRight w:val="0"/>
      <w:marTop w:val="0"/>
      <w:marBottom w:val="0"/>
      <w:divBdr>
        <w:top w:val="none" w:sz="0" w:space="0" w:color="auto"/>
        <w:left w:val="none" w:sz="0" w:space="0" w:color="auto"/>
        <w:bottom w:val="none" w:sz="0" w:space="0" w:color="auto"/>
        <w:right w:val="none" w:sz="0" w:space="0" w:color="auto"/>
      </w:divBdr>
    </w:div>
    <w:div w:id="1229078337">
      <w:bodyDiv w:val="1"/>
      <w:marLeft w:val="0"/>
      <w:marRight w:val="0"/>
      <w:marTop w:val="0"/>
      <w:marBottom w:val="0"/>
      <w:divBdr>
        <w:top w:val="none" w:sz="0" w:space="0" w:color="auto"/>
        <w:left w:val="none" w:sz="0" w:space="0" w:color="auto"/>
        <w:bottom w:val="none" w:sz="0" w:space="0" w:color="auto"/>
        <w:right w:val="none" w:sz="0" w:space="0" w:color="auto"/>
      </w:divBdr>
    </w:div>
    <w:div w:id="1230844569">
      <w:bodyDiv w:val="1"/>
      <w:marLeft w:val="0"/>
      <w:marRight w:val="0"/>
      <w:marTop w:val="0"/>
      <w:marBottom w:val="0"/>
      <w:divBdr>
        <w:top w:val="none" w:sz="0" w:space="0" w:color="auto"/>
        <w:left w:val="none" w:sz="0" w:space="0" w:color="auto"/>
        <w:bottom w:val="none" w:sz="0" w:space="0" w:color="auto"/>
        <w:right w:val="none" w:sz="0" w:space="0" w:color="auto"/>
      </w:divBdr>
    </w:div>
    <w:div w:id="1234270177">
      <w:bodyDiv w:val="1"/>
      <w:marLeft w:val="0"/>
      <w:marRight w:val="0"/>
      <w:marTop w:val="0"/>
      <w:marBottom w:val="0"/>
      <w:divBdr>
        <w:top w:val="none" w:sz="0" w:space="0" w:color="auto"/>
        <w:left w:val="none" w:sz="0" w:space="0" w:color="auto"/>
        <w:bottom w:val="none" w:sz="0" w:space="0" w:color="auto"/>
        <w:right w:val="none" w:sz="0" w:space="0" w:color="auto"/>
      </w:divBdr>
    </w:div>
    <w:div w:id="1239710517">
      <w:bodyDiv w:val="1"/>
      <w:marLeft w:val="0"/>
      <w:marRight w:val="0"/>
      <w:marTop w:val="0"/>
      <w:marBottom w:val="0"/>
      <w:divBdr>
        <w:top w:val="none" w:sz="0" w:space="0" w:color="auto"/>
        <w:left w:val="none" w:sz="0" w:space="0" w:color="auto"/>
        <w:bottom w:val="none" w:sz="0" w:space="0" w:color="auto"/>
        <w:right w:val="none" w:sz="0" w:space="0" w:color="auto"/>
      </w:divBdr>
    </w:div>
    <w:div w:id="1240481723">
      <w:bodyDiv w:val="1"/>
      <w:marLeft w:val="0"/>
      <w:marRight w:val="0"/>
      <w:marTop w:val="0"/>
      <w:marBottom w:val="0"/>
      <w:divBdr>
        <w:top w:val="none" w:sz="0" w:space="0" w:color="auto"/>
        <w:left w:val="none" w:sz="0" w:space="0" w:color="auto"/>
        <w:bottom w:val="none" w:sz="0" w:space="0" w:color="auto"/>
        <w:right w:val="none" w:sz="0" w:space="0" w:color="auto"/>
      </w:divBdr>
    </w:div>
    <w:div w:id="1245723401">
      <w:bodyDiv w:val="1"/>
      <w:marLeft w:val="0"/>
      <w:marRight w:val="0"/>
      <w:marTop w:val="0"/>
      <w:marBottom w:val="0"/>
      <w:divBdr>
        <w:top w:val="none" w:sz="0" w:space="0" w:color="auto"/>
        <w:left w:val="none" w:sz="0" w:space="0" w:color="auto"/>
        <w:bottom w:val="none" w:sz="0" w:space="0" w:color="auto"/>
        <w:right w:val="none" w:sz="0" w:space="0" w:color="auto"/>
      </w:divBdr>
    </w:div>
    <w:div w:id="1252811960">
      <w:bodyDiv w:val="1"/>
      <w:marLeft w:val="0"/>
      <w:marRight w:val="0"/>
      <w:marTop w:val="0"/>
      <w:marBottom w:val="0"/>
      <w:divBdr>
        <w:top w:val="none" w:sz="0" w:space="0" w:color="auto"/>
        <w:left w:val="none" w:sz="0" w:space="0" w:color="auto"/>
        <w:bottom w:val="none" w:sz="0" w:space="0" w:color="auto"/>
        <w:right w:val="none" w:sz="0" w:space="0" w:color="auto"/>
      </w:divBdr>
    </w:div>
    <w:div w:id="1268808900">
      <w:bodyDiv w:val="1"/>
      <w:marLeft w:val="0"/>
      <w:marRight w:val="0"/>
      <w:marTop w:val="0"/>
      <w:marBottom w:val="0"/>
      <w:divBdr>
        <w:top w:val="none" w:sz="0" w:space="0" w:color="auto"/>
        <w:left w:val="none" w:sz="0" w:space="0" w:color="auto"/>
        <w:bottom w:val="none" w:sz="0" w:space="0" w:color="auto"/>
        <w:right w:val="none" w:sz="0" w:space="0" w:color="auto"/>
      </w:divBdr>
    </w:div>
    <w:div w:id="1274360908">
      <w:bodyDiv w:val="1"/>
      <w:marLeft w:val="0"/>
      <w:marRight w:val="0"/>
      <w:marTop w:val="0"/>
      <w:marBottom w:val="0"/>
      <w:divBdr>
        <w:top w:val="none" w:sz="0" w:space="0" w:color="auto"/>
        <w:left w:val="none" w:sz="0" w:space="0" w:color="auto"/>
        <w:bottom w:val="none" w:sz="0" w:space="0" w:color="auto"/>
        <w:right w:val="none" w:sz="0" w:space="0" w:color="auto"/>
      </w:divBdr>
    </w:div>
    <w:div w:id="1282690577">
      <w:bodyDiv w:val="1"/>
      <w:marLeft w:val="0"/>
      <w:marRight w:val="0"/>
      <w:marTop w:val="0"/>
      <w:marBottom w:val="0"/>
      <w:divBdr>
        <w:top w:val="none" w:sz="0" w:space="0" w:color="auto"/>
        <w:left w:val="none" w:sz="0" w:space="0" w:color="auto"/>
        <w:bottom w:val="none" w:sz="0" w:space="0" w:color="auto"/>
        <w:right w:val="none" w:sz="0" w:space="0" w:color="auto"/>
      </w:divBdr>
    </w:div>
    <w:div w:id="1289165757">
      <w:bodyDiv w:val="1"/>
      <w:marLeft w:val="0"/>
      <w:marRight w:val="0"/>
      <w:marTop w:val="0"/>
      <w:marBottom w:val="0"/>
      <w:divBdr>
        <w:top w:val="none" w:sz="0" w:space="0" w:color="auto"/>
        <w:left w:val="none" w:sz="0" w:space="0" w:color="auto"/>
        <w:bottom w:val="none" w:sz="0" w:space="0" w:color="auto"/>
        <w:right w:val="none" w:sz="0" w:space="0" w:color="auto"/>
      </w:divBdr>
    </w:div>
    <w:div w:id="1295792518">
      <w:bodyDiv w:val="1"/>
      <w:marLeft w:val="0"/>
      <w:marRight w:val="0"/>
      <w:marTop w:val="0"/>
      <w:marBottom w:val="0"/>
      <w:divBdr>
        <w:top w:val="none" w:sz="0" w:space="0" w:color="auto"/>
        <w:left w:val="none" w:sz="0" w:space="0" w:color="auto"/>
        <w:bottom w:val="none" w:sz="0" w:space="0" w:color="auto"/>
        <w:right w:val="none" w:sz="0" w:space="0" w:color="auto"/>
      </w:divBdr>
    </w:div>
    <w:div w:id="1303656311">
      <w:bodyDiv w:val="1"/>
      <w:marLeft w:val="0"/>
      <w:marRight w:val="0"/>
      <w:marTop w:val="0"/>
      <w:marBottom w:val="0"/>
      <w:divBdr>
        <w:top w:val="none" w:sz="0" w:space="0" w:color="auto"/>
        <w:left w:val="none" w:sz="0" w:space="0" w:color="auto"/>
        <w:bottom w:val="none" w:sz="0" w:space="0" w:color="auto"/>
        <w:right w:val="none" w:sz="0" w:space="0" w:color="auto"/>
      </w:divBdr>
    </w:div>
    <w:div w:id="1304047327">
      <w:bodyDiv w:val="1"/>
      <w:marLeft w:val="0"/>
      <w:marRight w:val="0"/>
      <w:marTop w:val="0"/>
      <w:marBottom w:val="0"/>
      <w:divBdr>
        <w:top w:val="none" w:sz="0" w:space="0" w:color="auto"/>
        <w:left w:val="none" w:sz="0" w:space="0" w:color="auto"/>
        <w:bottom w:val="none" w:sz="0" w:space="0" w:color="auto"/>
        <w:right w:val="none" w:sz="0" w:space="0" w:color="auto"/>
      </w:divBdr>
    </w:div>
    <w:div w:id="1305311555">
      <w:bodyDiv w:val="1"/>
      <w:marLeft w:val="0"/>
      <w:marRight w:val="0"/>
      <w:marTop w:val="0"/>
      <w:marBottom w:val="0"/>
      <w:divBdr>
        <w:top w:val="none" w:sz="0" w:space="0" w:color="auto"/>
        <w:left w:val="none" w:sz="0" w:space="0" w:color="auto"/>
        <w:bottom w:val="none" w:sz="0" w:space="0" w:color="auto"/>
        <w:right w:val="none" w:sz="0" w:space="0" w:color="auto"/>
      </w:divBdr>
    </w:div>
    <w:div w:id="1306467350">
      <w:bodyDiv w:val="1"/>
      <w:marLeft w:val="0"/>
      <w:marRight w:val="0"/>
      <w:marTop w:val="0"/>
      <w:marBottom w:val="0"/>
      <w:divBdr>
        <w:top w:val="none" w:sz="0" w:space="0" w:color="auto"/>
        <w:left w:val="none" w:sz="0" w:space="0" w:color="auto"/>
        <w:bottom w:val="none" w:sz="0" w:space="0" w:color="auto"/>
        <w:right w:val="none" w:sz="0" w:space="0" w:color="auto"/>
      </w:divBdr>
    </w:div>
    <w:div w:id="1316908074">
      <w:bodyDiv w:val="1"/>
      <w:marLeft w:val="0"/>
      <w:marRight w:val="0"/>
      <w:marTop w:val="0"/>
      <w:marBottom w:val="0"/>
      <w:divBdr>
        <w:top w:val="none" w:sz="0" w:space="0" w:color="auto"/>
        <w:left w:val="none" w:sz="0" w:space="0" w:color="auto"/>
        <w:bottom w:val="none" w:sz="0" w:space="0" w:color="auto"/>
        <w:right w:val="none" w:sz="0" w:space="0" w:color="auto"/>
      </w:divBdr>
    </w:div>
    <w:div w:id="1322350435">
      <w:bodyDiv w:val="1"/>
      <w:marLeft w:val="0"/>
      <w:marRight w:val="0"/>
      <w:marTop w:val="0"/>
      <w:marBottom w:val="0"/>
      <w:divBdr>
        <w:top w:val="none" w:sz="0" w:space="0" w:color="auto"/>
        <w:left w:val="none" w:sz="0" w:space="0" w:color="auto"/>
        <w:bottom w:val="none" w:sz="0" w:space="0" w:color="auto"/>
        <w:right w:val="none" w:sz="0" w:space="0" w:color="auto"/>
      </w:divBdr>
    </w:div>
    <w:div w:id="1323005559">
      <w:bodyDiv w:val="1"/>
      <w:marLeft w:val="0"/>
      <w:marRight w:val="0"/>
      <w:marTop w:val="0"/>
      <w:marBottom w:val="0"/>
      <w:divBdr>
        <w:top w:val="none" w:sz="0" w:space="0" w:color="auto"/>
        <w:left w:val="none" w:sz="0" w:space="0" w:color="auto"/>
        <w:bottom w:val="none" w:sz="0" w:space="0" w:color="auto"/>
        <w:right w:val="none" w:sz="0" w:space="0" w:color="auto"/>
      </w:divBdr>
    </w:div>
    <w:div w:id="1328705464">
      <w:bodyDiv w:val="1"/>
      <w:marLeft w:val="0"/>
      <w:marRight w:val="0"/>
      <w:marTop w:val="0"/>
      <w:marBottom w:val="0"/>
      <w:divBdr>
        <w:top w:val="none" w:sz="0" w:space="0" w:color="auto"/>
        <w:left w:val="none" w:sz="0" w:space="0" w:color="auto"/>
        <w:bottom w:val="none" w:sz="0" w:space="0" w:color="auto"/>
        <w:right w:val="none" w:sz="0" w:space="0" w:color="auto"/>
      </w:divBdr>
    </w:div>
    <w:div w:id="1331565959">
      <w:bodyDiv w:val="1"/>
      <w:marLeft w:val="0"/>
      <w:marRight w:val="0"/>
      <w:marTop w:val="0"/>
      <w:marBottom w:val="0"/>
      <w:divBdr>
        <w:top w:val="none" w:sz="0" w:space="0" w:color="auto"/>
        <w:left w:val="none" w:sz="0" w:space="0" w:color="auto"/>
        <w:bottom w:val="none" w:sz="0" w:space="0" w:color="auto"/>
        <w:right w:val="none" w:sz="0" w:space="0" w:color="auto"/>
      </w:divBdr>
    </w:div>
    <w:div w:id="1331978865">
      <w:bodyDiv w:val="1"/>
      <w:marLeft w:val="0"/>
      <w:marRight w:val="0"/>
      <w:marTop w:val="0"/>
      <w:marBottom w:val="0"/>
      <w:divBdr>
        <w:top w:val="none" w:sz="0" w:space="0" w:color="auto"/>
        <w:left w:val="none" w:sz="0" w:space="0" w:color="auto"/>
        <w:bottom w:val="none" w:sz="0" w:space="0" w:color="auto"/>
        <w:right w:val="none" w:sz="0" w:space="0" w:color="auto"/>
      </w:divBdr>
    </w:div>
    <w:div w:id="1336958103">
      <w:bodyDiv w:val="1"/>
      <w:marLeft w:val="0"/>
      <w:marRight w:val="0"/>
      <w:marTop w:val="0"/>
      <w:marBottom w:val="0"/>
      <w:divBdr>
        <w:top w:val="none" w:sz="0" w:space="0" w:color="auto"/>
        <w:left w:val="none" w:sz="0" w:space="0" w:color="auto"/>
        <w:bottom w:val="none" w:sz="0" w:space="0" w:color="auto"/>
        <w:right w:val="none" w:sz="0" w:space="0" w:color="auto"/>
      </w:divBdr>
    </w:div>
    <w:div w:id="1340353034">
      <w:bodyDiv w:val="1"/>
      <w:marLeft w:val="0"/>
      <w:marRight w:val="0"/>
      <w:marTop w:val="0"/>
      <w:marBottom w:val="0"/>
      <w:divBdr>
        <w:top w:val="none" w:sz="0" w:space="0" w:color="auto"/>
        <w:left w:val="none" w:sz="0" w:space="0" w:color="auto"/>
        <w:bottom w:val="none" w:sz="0" w:space="0" w:color="auto"/>
        <w:right w:val="none" w:sz="0" w:space="0" w:color="auto"/>
      </w:divBdr>
    </w:div>
    <w:div w:id="1346588674">
      <w:bodyDiv w:val="1"/>
      <w:marLeft w:val="0"/>
      <w:marRight w:val="0"/>
      <w:marTop w:val="0"/>
      <w:marBottom w:val="0"/>
      <w:divBdr>
        <w:top w:val="none" w:sz="0" w:space="0" w:color="auto"/>
        <w:left w:val="none" w:sz="0" w:space="0" w:color="auto"/>
        <w:bottom w:val="none" w:sz="0" w:space="0" w:color="auto"/>
        <w:right w:val="none" w:sz="0" w:space="0" w:color="auto"/>
      </w:divBdr>
    </w:div>
    <w:div w:id="1349067041">
      <w:bodyDiv w:val="1"/>
      <w:marLeft w:val="0"/>
      <w:marRight w:val="0"/>
      <w:marTop w:val="0"/>
      <w:marBottom w:val="0"/>
      <w:divBdr>
        <w:top w:val="none" w:sz="0" w:space="0" w:color="auto"/>
        <w:left w:val="none" w:sz="0" w:space="0" w:color="auto"/>
        <w:bottom w:val="none" w:sz="0" w:space="0" w:color="auto"/>
        <w:right w:val="none" w:sz="0" w:space="0" w:color="auto"/>
      </w:divBdr>
    </w:div>
    <w:div w:id="1354188141">
      <w:bodyDiv w:val="1"/>
      <w:marLeft w:val="0"/>
      <w:marRight w:val="0"/>
      <w:marTop w:val="0"/>
      <w:marBottom w:val="0"/>
      <w:divBdr>
        <w:top w:val="none" w:sz="0" w:space="0" w:color="auto"/>
        <w:left w:val="none" w:sz="0" w:space="0" w:color="auto"/>
        <w:bottom w:val="none" w:sz="0" w:space="0" w:color="auto"/>
        <w:right w:val="none" w:sz="0" w:space="0" w:color="auto"/>
      </w:divBdr>
    </w:div>
    <w:div w:id="1357541372">
      <w:bodyDiv w:val="1"/>
      <w:marLeft w:val="0"/>
      <w:marRight w:val="0"/>
      <w:marTop w:val="0"/>
      <w:marBottom w:val="0"/>
      <w:divBdr>
        <w:top w:val="none" w:sz="0" w:space="0" w:color="auto"/>
        <w:left w:val="none" w:sz="0" w:space="0" w:color="auto"/>
        <w:bottom w:val="none" w:sz="0" w:space="0" w:color="auto"/>
        <w:right w:val="none" w:sz="0" w:space="0" w:color="auto"/>
      </w:divBdr>
    </w:div>
    <w:div w:id="1358386975">
      <w:bodyDiv w:val="1"/>
      <w:marLeft w:val="0"/>
      <w:marRight w:val="0"/>
      <w:marTop w:val="0"/>
      <w:marBottom w:val="0"/>
      <w:divBdr>
        <w:top w:val="none" w:sz="0" w:space="0" w:color="auto"/>
        <w:left w:val="none" w:sz="0" w:space="0" w:color="auto"/>
        <w:bottom w:val="none" w:sz="0" w:space="0" w:color="auto"/>
        <w:right w:val="none" w:sz="0" w:space="0" w:color="auto"/>
      </w:divBdr>
    </w:div>
    <w:div w:id="1360400544">
      <w:bodyDiv w:val="1"/>
      <w:marLeft w:val="0"/>
      <w:marRight w:val="0"/>
      <w:marTop w:val="0"/>
      <w:marBottom w:val="0"/>
      <w:divBdr>
        <w:top w:val="none" w:sz="0" w:space="0" w:color="auto"/>
        <w:left w:val="none" w:sz="0" w:space="0" w:color="auto"/>
        <w:bottom w:val="none" w:sz="0" w:space="0" w:color="auto"/>
        <w:right w:val="none" w:sz="0" w:space="0" w:color="auto"/>
      </w:divBdr>
    </w:div>
    <w:div w:id="1362823404">
      <w:bodyDiv w:val="1"/>
      <w:marLeft w:val="0"/>
      <w:marRight w:val="0"/>
      <w:marTop w:val="0"/>
      <w:marBottom w:val="0"/>
      <w:divBdr>
        <w:top w:val="none" w:sz="0" w:space="0" w:color="auto"/>
        <w:left w:val="none" w:sz="0" w:space="0" w:color="auto"/>
        <w:bottom w:val="none" w:sz="0" w:space="0" w:color="auto"/>
        <w:right w:val="none" w:sz="0" w:space="0" w:color="auto"/>
      </w:divBdr>
    </w:div>
    <w:div w:id="1371222168">
      <w:bodyDiv w:val="1"/>
      <w:marLeft w:val="0"/>
      <w:marRight w:val="0"/>
      <w:marTop w:val="0"/>
      <w:marBottom w:val="0"/>
      <w:divBdr>
        <w:top w:val="none" w:sz="0" w:space="0" w:color="auto"/>
        <w:left w:val="none" w:sz="0" w:space="0" w:color="auto"/>
        <w:bottom w:val="none" w:sz="0" w:space="0" w:color="auto"/>
        <w:right w:val="none" w:sz="0" w:space="0" w:color="auto"/>
      </w:divBdr>
    </w:div>
    <w:div w:id="1372419574">
      <w:bodyDiv w:val="1"/>
      <w:marLeft w:val="0"/>
      <w:marRight w:val="0"/>
      <w:marTop w:val="0"/>
      <w:marBottom w:val="0"/>
      <w:divBdr>
        <w:top w:val="none" w:sz="0" w:space="0" w:color="auto"/>
        <w:left w:val="none" w:sz="0" w:space="0" w:color="auto"/>
        <w:bottom w:val="none" w:sz="0" w:space="0" w:color="auto"/>
        <w:right w:val="none" w:sz="0" w:space="0" w:color="auto"/>
      </w:divBdr>
    </w:div>
    <w:div w:id="1386219352">
      <w:bodyDiv w:val="1"/>
      <w:marLeft w:val="0"/>
      <w:marRight w:val="0"/>
      <w:marTop w:val="0"/>
      <w:marBottom w:val="0"/>
      <w:divBdr>
        <w:top w:val="none" w:sz="0" w:space="0" w:color="auto"/>
        <w:left w:val="none" w:sz="0" w:space="0" w:color="auto"/>
        <w:bottom w:val="none" w:sz="0" w:space="0" w:color="auto"/>
        <w:right w:val="none" w:sz="0" w:space="0" w:color="auto"/>
      </w:divBdr>
    </w:div>
    <w:div w:id="1390574591">
      <w:bodyDiv w:val="1"/>
      <w:marLeft w:val="0"/>
      <w:marRight w:val="0"/>
      <w:marTop w:val="0"/>
      <w:marBottom w:val="0"/>
      <w:divBdr>
        <w:top w:val="none" w:sz="0" w:space="0" w:color="auto"/>
        <w:left w:val="none" w:sz="0" w:space="0" w:color="auto"/>
        <w:bottom w:val="none" w:sz="0" w:space="0" w:color="auto"/>
        <w:right w:val="none" w:sz="0" w:space="0" w:color="auto"/>
      </w:divBdr>
    </w:div>
    <w:div w:id="1393773604">
      <w:bodyDiv w:val="1"/>
      <w:marLeft w:val="0"/>
      <w:marRight w:val="0"/>
      <w:marTop w:val="0"/>
      <w:marBottom w:val="0"/>
      <w:divBdr>
        <w:top w:val="none" w:sz="0" w:space="0" w:color="auto"/>
        <w:left w:val="none" w:sz="0" w:space="0" w:color="auto"/>
        <w:bottom w:val="none" w:sz="0" w:space="0" w:color="auto"/>
        <w:right w:val="none" w:sz="0" w:space="0" w:color="auto"/>
      </w:divBdr>
    </w:div>
    <w:div w:id="1394157993">
      <w:bodyDiv w:val="1"/>
      <w:marLeft w:val="0"/>
      <w:marRight w:val="0"/>
      <w:marTop w:val="0"/>
      <w:marBottom w:val="0"/>
      <w:divBdr>
        <w:top w:val="none" w:sz="0" w:space="0" w:color="auto"/>
        <w:left w:val="none" w:sz="0" w:space="0" w:color="auto"/>
        <w:bottom w:val="none" w:sz="0" w:space="0" w:color="auto"/>
        <w:right w:val="none" w:sz="0" w:space="0" w:color="auto"/>
      </w:divBdr>
    </w:div>
    <w:div w:id="1396900505">
      <w:bodyDiv w:val="1"/>
      <w:marLeft w:val="0"/>
      <w:marRight w:val="0"/>
      <w:marTop w:val="0"/>
      <w:marBottom w:val="0"/>
      <w:divBdr>
        <w:top w:val="none" w:sz="0" w:space="0" w:color="auto"/>
        <w:left w:val="none" w:sz="0" w:space="0" w:color="auto"/>
        <w:bottom w:val="none" w:sz="0" w:space="0" w:color="auto"/>
        <w:right w:val="none" w:sz="0" w:space="0" w:color="auto"/>
      </w:divBdr>
    </w:div>
    <w:div w:id="1400783986">
      <w:bodyDiv w:val="1"/>
      <w:marLeft w:val="0"/>
      <w:marRight w:val="0"/>
      <w:marTop w:val="0"/>
      <w:marBottom w:val="0"/>
      <w:divBdr>
        <w:top w:val="none" w:sz="0" w:space="0" w:color="auto"/>
        <w:left w:val="none" w:sz="0" w:space="0" w:color="auto"/>
        <w:bottom w:val="none" w:sz="0" w:space="0" w:color="auto"/>
        <w:right w:val="none" w:sz="0" w:space="0" w:color="auto"/>
      </w:divBdr>
    </w:div>
    <w:div w:id="1403718406">
      <w:bodyDiv w:val="1"/>
      <w:marLeft w:val="0"/>
      <w:marRight w:val="0"/>
      <w:marTop w:val="0"/>
      <w:marBottom w:val="0"/>
      <w:divBdr>
        <w:top w:val="none" w:sz="0" w:space="0" w:color="auto"/>
        <w:left w:val="none" w:sz="0" w:space="0" w:color="auto"/>
        <w:bottom w:val="none" w:sz="0" w:space="0" w:color="auto"/>
        <w:right w:val="none" w:sz="0" w:space="0" w:color="auto"/>
      </w:divBdr>
    </w:div>
    <w:div w:id="1404182295">
      <w:bodyDiv w:val="1"/>
      <w:marLeft w:val="0"/>
      <w:marRight w:val="0"/>
      <w:marTop w:val="0"/>
      <w:marBottom w:val="0"/>
      <w:divBdr>
        <w:top w:val="none" w:sz="0" w:space="0" w:color="auto"/>
        <w:left w:val="none" w:sz="0" w:space="0" w:color="auto"/>
        <w:bottom w:val="none" w:sz="0" w:space="0" w:color="auto"/>
        <w:right w:val="none" w:sz="0" w:space="0" w:color="auto"/>
      </w:divBdr>
    </w:div>
    <w:div w:id="1404525870">
      <w:bodyDiv w:val="1"/>
      <w:marLeft w:val="0"/>
      <w:marRight w:val="0"/>
      <w:marTop w:val="0"/>
      <w:marBottom w:val="0"/>
      <w:divBdr>
        <w:top w:val="none" w:sz="0" w:space="0" w:color="auto"/>
        <w:left w:val="none" w:sz="0" w:space="0" w:color="auto"/>
        <w:bottom w:val="none" w:sz="0" w:space="0" w:color="auto"/>
        <w:right w:val="none" w:sz="0" w:space="0" w:color="auto"/>
      </w:divBdr>
    </w:div>
    <w:div w:id="1409111034">
      <w:bodyDiv w:val="1"/>
      <w:marLeft w:val="0"/>
      <w:marRight w:val="0"/>
      <w:marTop w:val="0"/>
      <w:marBottom w:val="0"/>
      <w:divBdr>
        <w:top w:val="none" w:sz="0" w:space="0" w:color="auto"/>
        <w:left w:val="none" w:sz="0" w:space="0" w:color="auto"/>
        <w:bottom w:val="none" w:sz="0" w:space="0" w:color="auto"/>
        <w:right w:val="none" w:sz="0" w:space="0" w:color="auto"/>
      </w:divBdr>
    </w:div>
    <w:div w:id="1412703782">
      <w:bodyDiv w:val="1"/>
      <w:marLeft w:val="0"/>
      <w:marRight w:val="0"/>
      <w:marTop w:val="0"/>
      <w:marBottom w:val="0"/>
      <w:divBdr>
        <w:top w:val="none" w:sz="0" w:space="0" w:color="auto"/>
        <w:left w:val="none" w:sz="0" w:space="0" w:color="auto"/>
        <w:bottom w:val="none" w:sz="0" w:space="0" w:color="auto"/>
        <w:right w:val="none" w:sz="0" w:space="0" w:color="auto"/>
      </w:divBdr>
    </w:div>
    <w:div w:id="1421100681">
      <w:bodyDiv w:val="1"/>
      <w:marLeft w:val="0"/>
      <w:marRight w:val="0"/>
      <w:marTop w:val="0"/>
      <w:marBottom w:val="0"/>
      <w:divBdr>
        <w:top w:val="none" w:sz="0" w:space="0" w:color="auto"/>
        <w:left w:val="none" w:sz="0" w:space="0" w:color="auto"/>
        <w:bottom w:val="none" w:sz="0" w:space="0" w:color="auto"/>
        <w:right w:val="none" w:sz="0" w:space="0" w:color="auto"/>
      </w:divBdr>
    </w:div>
    <w:div w:id="1422488775">
      <w:bodyDiv w:val="1"/>
      <w:marLeft w:val="0"/>
      <w:marRight w:val="0"/>
      <w:marTop w:val="0"/>
      <w:marBottom w:val="0"/>
      <w:divBdr>
        <w:top w:val="none" w:sz="0" w:space="0" w:color="auto"/>
        <w:left w:val="none" w:sz="0" w:space="0" w:color="auto"/>
        <w:bottom w:val="none" w:sz="0" w:space="0" w:color="auto"/>
        <w:right w:val="none" w:sz="0" w:space="0" w:color="auto"/>
      </w:divBdr>
    </w:div>
    <w:div w:id="1428160742">
      <w:bodyDiv w:val="1"/>
      <w:marLeft w:val="0"/>
      <w:marRight w:val="0"/>
      <w:marTop w:val="0"/>
      <w:marBottom w:val="0"/>
      <w:divBdr>
        <w:top w:val="none" w:sz="0" w:space="0" w:color="auto"/>
        <w:left w:val="none" w:sz="0" w:space="0" w:color="auto"/>
        <w:bottom w:val="none" w:sz="0" w:space="0" w:color="auto"/>
        <w:right w:val="none" w:sz="0" w:space="0" w:color="auto"/>
      </w:divBdr>
    </w:div>
    <w:div w:id="1431896962">
      <w:bodyDiv w:val="1"/>
      <w:marLeft w:val="0"/>
      <w:marRight w:val="0"/>
      <w:marTop w:val="0"/>
      <w:marBottom w:val="0"/>
      <w:divBdr>
        <w:top w:val="none" w:sz="0" w:space="0" w:color="auto"/>
        <w:left w:val="none" w:sz="0" w:space="0" w:color="auto"/>
        <w:bottom w:val="none" w:sz="0" w:space="0" w:color="auto"/>
        <w:right w:val="none" w:sz="0" w:space="0" w:color="auto"/>
      </w:divBdr>
    </w:div>
    <w:div w:id="1434782494">
      <w:bodyDiv w:val="1"/>
      <w:marLeft w:val="0"/>
      <w:marRight w:val="0"/>
      <w:marTop w:val="0"/>
      <w:marBottom w:val="0"/>
      <w:divBdr>
        <w:top w:val="none" w:sz="0" w:space="0" w:color="auto"/>
        <w:left w:val="none" w:sz="0" w:space="0" w:color="auto"/>
        <w:bottom w:val="none" w:sz="0" w:space="0" w:color="auto"/>
        <w:right w:val="none" w:sz="0" w:space="0" w:color="auto"/>
      </w:divBdr>
    </w:div>
    <w:div w:id="1435437156">
      <w:bodyDiv w:val="1"/>
      <w:marLeft w:val="0"/>
      <w:marRight w:val="0"/>
      <w:marTop w:val="0"/>
      <w:marBottom w:val="0"/>
      <w:divBdr>
        <w:top w:val="none" w:sz="0" w:space="0" w:color="auto"/>
        <w:left w:val="none" w:sz="0" w:space="0" w:color="auto"/>
        <w:bottom w:val="none" w:sz="0" w:space="0" w:color="auto"/>
        <w:right w:val="none" w:sz="0" w:space="0" w:color="auto"/>
      </w:divBdr>
    </w:div>
    <w:div w:id="1435593106">
      <w:bodyDiv w:val="1"/>
      <w:marLeft w:val="0"/>
      <w:marRight w:val="0"/>
      <w:marTop w:val="0"/>
      <w:marBottom w:val="0"/>
      <w:divBdr>
        <w:top w:val="none" w:sz="0" w:space="0" w:color="auto"/>
        <w:left w:val="none" w:sz="0" w:space="0" w:color="auto"/>
        <w:bottom w:val="none" w:sz="0" w:space="0" w:color="auto"/>
        <w:right w:val="none" w:sz="0" w:space="0" w:color="auto"/>
      </w:divBdr>
    </w:div>
    <w:div w:id="1435595403">
      <w:bodyDiv w:val="1"/>
      <w:marLeft w:val="0"/>
      <w:marRight w:val="0"/>
      <w:marTop w:val="0"/>
      <w:marBottom w:val="0"/>
      <w:divBdr>
        <w:top w:val="none" w:sz="0" w:space="0" w:color="auto"/>
        <w:left w:val="none" w:sz="0" w:space="0" w:color="auto"/>
        <w:bottom w:val="none" w:sz="0" w:space="0" w:color="auto"/>
        <w:right w:val="none" w:sz="0" w:space="0" w:color="auto"/>
      </w:divBdr>
    </w:div>
    <w:div w:id="1437169261">
      <w:bodyDiv w:val="1"/>
      <w:marLeft w:val="0"/>
      <w:marRight w:val="0"/>
      <w:marTop w:val="0"/>
      <w:marBottom w:val="0"/>
      <w:divBdr>
        <w:top w:val="none" w:sz="0" w:space="0" w:color="auto"/>
        <w:left w:val="none" w:sz="0" w:space="0" w:color="auto"/>
        <w:bottom w:val="none" w:sz="0" w:space="0" w:color="auto"/>
        <w:right w:val="none" w:sz="0" w:space="0" w:color="auto"/>
      </w:divBdr>
    </w:div>
    <w:div w:id="1439716930">
      <w:bodyDiv w:val="1"/>
      <w:marLeft w:val="0"/>
      <w:marRight w:val="0"/>
      <w:marTop w:val="0"/>
      <w:marBottom w:val="0"/>
      <w:divBdr>
        <w:top w:val="none" w:sz="0" w:space="0" w:color="auto"/>
        <w:left w:val="none" w:sz="0" w:space="0" w:color="auto"/>
        <w:bottom w:val="none" w:sz="0" w:space="0" w:color="auto"/>
        <w:right w:val="none" w:sz="0" w:space="0" w:color="auto"/>
      </w:divBdr>
    </w:div>
    <w:div w:id="1440762409">
      <w:bodyDiv w:val="1"/>
      <w:marLeft w:val="0"/>
      <w:marRight w:val="0"/>
      <w:marTop w:val="0"/>
      <w:marBottom w:val="0"/>
      <w:divBdr>
        <w:top w:val="none" w:sz="0" w:space="0" w:color="auto"/>
        <w:left w:val="none" w:sz="0" w:space="0" w:color="auto"/>
        <w:bottom w:val="none" w:sz="0" w:space="0" w:color="auto"/>
        <w:right w:val="none" w:sz="0" w:space="0" w:color="auto"/>
      </w:divBdr>
    </w:div>
    <w:div w:id="1441294282">
      <w:bodyDiv w:val="1"/>
      <w:marLeft w:val="0"/>
      <w:marRight w:val="0"/>
      <w:marTop w:val="0"/>
      <w:marBottom w:val="0"/>
      <w:divBdr>
        <w:top w:val="none" w:sz="0" w:space="0" w:color="auto"/>
        <w:left w:val="none" w:sz="0" w:space="0" w:color="auto"/>
        <w:bottom w:val="none" w:sz="0" w:space="0" w:color="auto"/>
        <w:right w:val="none" w:sz="0" w:space="0" w:color="auto"/>
      </w:divBdr>
    </w:div>
    <w:div w:id="1455556966">
      <w:bodyDiv w:val="1"/>
      <w:marLeft w:val="0"/>
      <w:marRight w:val="0"/>
      <w:marTop w:val="0"/>
      <w:marBottom w:val="0"/>
      <w:divBdr>
        <w:top w:val="none" w:sz="0" w:space="0" w:color="auto"/>
        <w:left w:val="none" w:sz="0" w:space="0" w:color="auto"/>
        <w:bottom w:val="none" w:sz="0" w:space="0" w:color="auto"/>
        <w:right w:val="none" w:sz="0" w:space="0" w:color="auto"/>
      </w:divBdr>
    </w:div>
    <w:div w:id="1459376737">
      <w:bodyDiv w:val="1"/>
      <w:marLeft w:val="0"/>
      <w:marRight w:val="0"/>
      <w:marTop w:val="0"/>
      <w:marBottom w:val="0"/>
      <w:divBdr>
        <w:top w:val="none" w:sz="0" w:space="0" w:color="auto"/>
        <w:left w:val="none" w:sz="0" w:space="0" w:color="auto"/>
        <w:bottom w:val="none" w:sz="0" w:space="0" w:color="auto"/>
        <w:right w:val="none" w:sz="0" w:space="0" w:color="auto"/>
      </w:divBdr>
    </w:div>
    <w:div w:id="1460954710">
      <w:bodyDiv w:val="1"/>
      <w:marLeft w:val="0"/>
      <w:marRight w:val="0"/>
      <w:marTop w:val="0"/>
      <w:marBottom w:val="0"/>
      <w:divBdr>
        <w:top w:val="none" w:sz="0" w:space="0" w:color="auto"/>
        <w:left w:val="none" w:sz="0" w:space="0" w:color="auto"/>
        <w:bottom w:val="none" w:sz="0" w:space="0" w:color="auto"/>
        <w:right w:val="none" w:sz="0" w:space="0" w:color="auto"/>
      </w:divBdr>
    </w:div>
    <w:div w:id="1469200278">
      <w:bodyDiv w:val="1"/>
      <w:marLeft w:val="0"/>
      <w:marRight w:val="0"/>
      <w:marTop w:val="0"/>
      <w:marBottom w:val="0"/>
      <w:divBdr>
        <w:top w:val="none" w:sz="0" w:space="0" w:color="auto"/>
        <w:left w:val="none" w:sz="0" w:space="0" w:color="auto"/>
        <w:bottom w:val="none" w:sz="0" w:space="0" w:color="auto"/>
        <w:right w:val="none" w:sz="0" w:space="0" w:color="auto"/>
      </w:divBdr>
    </w:div>
    <w:div w:id="1479617044">
      <w:bodyDiv w:val="1"/>
      <w:marLeft w:val="0"/>
      <w:marRight w:val="0"/>
      <w:marTop w:val="0"/>
      <w:marBottom w:val="0"/>
      <w:divBdr>
        <w:top w:val="none" w:sz="0" w:space="0" w:color="auto"/>
        <w:left w:val="none" w:sz="0" w:space="0" w:color="auto"/>
        <w:bottom w:val="none" w:sz="0" w:space="0" w:color="auto"/>
        <w:right w:val="none" w:sz="0" w:space="0" w:color="auto"/>
      </w:divBdr>
    </w:div>
    <w:div w:id="1481458940">
      <w:bodyDiv w:val="1"/>
      <w:marLeft w:val="0"/>
      <w:marRight w:val="0"/>
      <w:marTop w:val="0"/>
      <w:marBottom w:val="0"/>
      <w:divBdr>
        <w:top w:val="none" w:sz="0" w:space="0" w:color="auto"/>
        <w:left w:val="none" w:sz="0" w:space="0" w:color="auto"/>
        <w:bottom w:val="none" w:sz="0" w:space="0" w:color="auto"/>
        <w:right w:val="none" w:sz="0" w:space="0" w:color="auto"/>
      </w:divBdr>
    </w:div>
    <w:div w:id="1489008293">
      <w:bodyDiv w:val="1"/>
      <w:marLeft w:val="0"/>
      <w:marRight w:val="0"/>
      <w:marTop w:val="0"/>
      <w:marBottom w:val="0"/>
      <w:divBdr>
        <w:top w:val="none" w:sz="0" w:space="0" w:color="auto"/>
        <w:left w:val="none" w:sz="0" w:space="0" w:color="auto"/>
        <w:bottom w:val="none" w:sz="0" w:space="0" w:color="auto"/>
        <w:right w:val="none" w:sz="0" w:space="0" w:color="auto"/>
      </w:divBdr>
    </w:div>
    <w:div w:id="1491218503">
      <w:bodyDiv w:val="1"/>
      <w:marLeft w:val="0"/>
      <w:marRight w:val="0"/>
      <w:marTop w:val="0"/>
      <w:marBottom w:val="0"/>
      <w:divBdr>
        <w:top w:val="none" w:sz="0" w:space="0" w:color="auto"/>
        <w:left w:val="none" w:sz="0" w:space="0" w:color="auto"/>
        <w:bottom w:val="none" w:sz="0" w:space="0" w:color="auto"/>
        <w:right w:val="none" w:sz="0" w:space="0" w:color="auto"/>
      </w:divBdr>
    </w:div>
    <w:div w:id="1497459990">
      <w:bodyDiv w:val="1"/>
      <w:marLeft w:val="0"/>
      <w:marRight w:val="0"/>
      <w:marTop w:val="0"/>
      <w:marBottom w:val="0"/>
      <w:divBdr>
        <w:top w:val="none" w:sz="0" w:space="0" w:color="auto"/>
        <w:left w:val="none" w:sz="0" w:space="0" w:color="auto"/>
        <w:bottom w:val="none" w:sz="0" w:space="0" w:color="auto"/>
        <w:right w:val="none" w:sz="0" w:space="0" w:color="auto"/>
      </w:divBdr>
    </w:div>
    <w:div w:id="1498182282">
      <w:bodyDiv w:val="1"/>
      <w:marLeft w:val="0"/>
      <w:marRight w:val="0"/>
      <w:marTop w:val="0"/>
      <w:marBottom w:val="0"/>
      <w:divBdr>
        <w:top w:val="none" w:sz="0" w:space="0" w:color="auto"/>
        <w:left w:val="none" w:sz="0" w:space="0" w:color="auto"/>
        <w:bottom w:val="none" w:sz="0" w:space="0" w:color="auto"/>
        <w:right w:val="none" w:sz="0" w:space="0" w:color="auto"/>
      </w:divBdr>
    </w:div>
    <w:div w:id="1512597668">
      <w:bodyDiv w:val="1"/>
      <w:marLeft w:val="0"/>
      <w:marRight w:val="0"/>
      <w:marTop w:val="0"/>
      <w:marBottom w:val="0"/>
      <w:divBdr>
        <w:top w:val="none" w:sz="0" w:space="0" w:color="auto"/>
        <w:left w:val="none" w:sz="0" w:space="0" w:color="auto"/>
        <w:bottom w:val="none" w:sz="0" w:space="0" w:color="auto"/>
        <w:right w:val="none" w:sz="0" w:space="0" w:color="auto"/>
      </w:divBdr>
    </w:div>
    <w:div w:id="1514418186">
      <w:bodyDiv w:val="1"/>
      <w:marLeft w:val="0"/>
      <w:marRight w:val="0"/>
      <w:marTop w:val="0"/>
      <w:marBottom w:val="0"/>
      <w:divBdr>
        <w:top w:val="none" w:sz="0" w:space="0" w:color="auto"/>
        <w:left w:val="none" w:sz="0" w:space="0" w:color="auto"/>
        <w:bottom w:val="none" w:sz="0" w:space="0" w:color="auto"/>
        <w:right w:val="none" w:sz="0" w:space="0" w:color="auto"/>
      </w:divBdr>
    </w:div>
    <w:div w:id="1517646479">
      <w:bodyDiv w:val="1"/>
      <w:marLeft w:val="0"/>
      <w:marRight w:val="0"/>
      <w:marTop w:val="0"/>
      <w:marBottom w:val="0"/>
      <w:divBdr>
        <w:top w:val="none" w:sz="0" w:space="0" w:color="auto"/>
        <w:left w:val="none" w:sz="0" w:space="0" w:color="auto"/>
        <w:bottom w:val="none" w:sz="0" w:space="0" w:color="auto"/>
        <w:right w:val="none" w:sz="0" w:space="0" w:color="auto"/>
      </w:divBdr>
    </w:div>
    <w:div w:id="1521897313">
      <w:bodyDiv w:val="1"/>
      <w:marLeft w:val="0"/>
      <w:marRight w:val="0"/>
      <w:marTop w:val="0"/>
      <w:marBottom w:val="0"/>
      <w:divBdr>
        <w:top w:val="none" w:sz="0" w:space="0" w:color="auto"/>
        <w:left w:val="none" w:sz="0" w:space="0" w:color="auto"/>
        <w:bottom w:val="none" w:sz="0" w:space="0" w:color="auto"/>
        <w:right w:val="none" w:sz="0" w:space="0" w:color="auto"/>
      </w:divBdr>
    </w:div>
    <w:div w:id="1525291800">
      <w:bodyDiv w:val="1"/>
      <w:marLeft w:val="0"/>
      <w:marRight w:val="0"/>
      <w:marTop w:val="0"/>
      <w:marBottom w:val="0"/>
      <w:divBdr>
        <w:top w:val="none" w:sz="0" w:space="0" w:color="auto"/>
        <w:left w:val="none" w:sz="0" w:space="0" w:color="auto"/>
        <w:bottom w:val="none" w:sz="0" w:space="0" w:color="auto"/>
        <w:right w:val="none" w:sz="0" w:space="0" w:color="auto"/>
      </w:divBdr>
    </w:div>
    <w:div w:id="1527406824">
      <w:bodyDiv w:val="1"/>
      <w:marLeft w:val="0"/>
      <w:marRight w:val="0"/>
      <w:marTop w:val="0"/>
      <w:marBottom w:val="0"/>
      <w:divBdr>
        <w:top w:val="none" w:sz="0" w:space="0" w:color="auto"/>
        <w:left w:val="none" w:sz="0" w:space="0" w:color="auto"/>
        <w:bottom w:val="none" w:sz="0" w:space="0" w:color="auto"/>
        <w:right w:val="none" w:sz="0" w:space="0" w:color="auto"/>
      </w:divBdr>
    </w:div>
    <w:div w:id="1537737702">
      <w:bodyDiv w:val="1"/>
      <w:marLeft w:val="0"/>
      <w:marRight w:val="0"/>
      <w:marTop w:val="0"/>
      <w:marBottom w:val="0"/>
      <w:divBdr>
        <w:top w:val="none" w:sz="0" w:space="0" w:color="auto"/>
        <w:left w:val="none" w:sz="0" w:space="0" w:color="auto"/>
        <w:bottom w:val="none" w:sz="0" w:space="0" w:color="auto"/>
        <w:right w:val="none" w:sz="0" w:space="0" w:color="auto"/>
      </w:divBdr>
    </w:div>
    <w:div w:id="1544365927">
      <w:bodyDiv w:val="1"/>
      <w:marLeft w:val="0"/>
      <w:marRight w:val="0"/>
      <w:marTop w:val="0"/>
      <w:marBottom w:val="0"/>
      <w:divBdr>
        <w:top w:val="none" w:sz="0" w:space="0" w:color="auto"/>
        <w:left w:val="none" w:sz="0" w:space="0" w:color="auto"/>
        <w:bottom w:val="none" w:sz="0" w:space="0" w:color="auto"/>
        <w:right w:val="none" w:sz="0" w:space="0" w:color="auto"/>
      </w:divBdr>
    </w:div>
    <w:div w:id="1545093992">
      <w:bodyDiv w:val="1"/>
      <w:marLeft w:val="0"/>
      <w:marRight w:val="0"/>
      <w:marTop w:val="0"/>
      <w:marBottom w:val="0"/>
      <w:divBdr>
        <w:top w:val="none" w:sz="0" w:space="0" w:color="auto"/>
        <w:left w:val="none" w:sz="0" w:space="0" w:color="auto"/>
        <w:bottom w:val="none" w:sz="0" w:space="0" w:color="auto"/>
        <w:right w:val="none" w:sz="0" w:space="0" w:color="auto"/>
      </w:divBdr>
    </w:div>
    <w:div w:id="1549104160">
      <w:bodyDiv w:val="1"/>
      <w:marLeft w:val="0"/>
      <w:marRight w:val="0"/>
      <w:marTop w:val="0"/>
      <w:marBottom w:val="0"/>
      <w:divBdr>
        <w:top w:val="none" w:sz="0" w:space="0" w:color="auto"/>
        <w:left w:val="none" w:sz="0" w:space="0" w:color="auto"/>
        <w:bottom w:val="none" w:sz="0" w:space="0" w:color="auto"/>
        <w:right w:val="none" w:sz="0" w:space="0" w:color="auto"/>
      </w:divBdr>
    </w:div>
    <w:div w:id="1549678935">
      <w:bodyDiv w:val="1"/>
      <w:marLeft w:val="0"/>
      <w:marRight w:val="0"/>
      <w:marTop w:val="0"/>
      <w:marBottom w:val="0"/>
      <w:divBdr>
        <w:top w:val="none" w:sz="0" w:space="0" w:color="auto"/>
        <w:left w:val="none" w:sz="0" w:space="0" w:color="auto"/>
        <w:bottom w:val="none" w:sz="0" w:space="0" w:color="auto"/>
        <w:right w:val="none" w:sz="0" w:space="0" w:color="auto"/>
      </w:divBdr>
    </w:div>
    <w:div w:id="1550649745">
      <w:bodyDiv w:val="1"/>
      <w:marLeft w:val="0"/>
      <w:marRight w:val="0"/>
      <w:marTop w:val="0"/>
      <w:marBottom w:val="0"/>
      <w:divBdr>
        <w:top w:val="none" w:sz="0" w:space="0" w:color="auto"/>
        <w:left w:val="none" w:sz="0" w:space="0" w:color="auto"/>
        <w:bottom w:val="none" w:sz="0" w:space="0" w:color="auto"/>
        <w:right w:val="none" w:sz="0" w:space="0" w:color="auto"/>
      </w:divBdr>
    </w:div>
    <w:div w:id="1552424799">
      <w:bodyDiv w:val="1"/>
      <w:marLeft w:val="0"/>
      <w:marRight w:val="0"/>
      <w:marTop w:val="0"/>
      <w:marBottom w:val="0"/>
      <w:divBdr>
        <w:top w:val="none" w:sz="0" w:space="0" w:color="auto"/>
        <w:left w:val="none" w:sz="0" w:space="0" w:color="auto"/>
        <w:bottom w:val="none" w:sz="0" w:space="0" w:color="auto"/>
        <w:right w:val="none" w:sz="0" w:space="0" w:color="auto"/>
      </w:divBdr>
    </w:div>
    <w:div w:id="1557012073">
      <w:bodyDiv w:val="1"/>
      <w:marLeft w:val="0"/>
      <w:marRight w:val="0"/>
      <w:marTop w:val="0"/>
      <w:marBottom w:val="0"/>
      <w:divBdr>
        <w:top w:val="none" w:sz="0" w:space="0" w:color="auto"/>
        <w:left w:val="none" w:sz="0" w:space="0" w:color="auto"/>
        <w:bottom w:val="none" w:sz="0" w:space="0" w:color="auto"/>
        <w:right w:val="none" w:sz="0" w:space="0" w:color="auto"/>
      </w:divBdr>
    </w:div>
    <w:div w:id="1557087019">
      <w:bodyDiv w:val="1"/>
      <w:marLeft w:val="0"/>
      <w:marRight w:val="0"/>
      <w:marTop w:val="0"/>
      <w:marBottom w:val="0"/>
      <w:divBdr>
        <w:top w:val="none" w:sz="0" w:space="0" w:color="auto"/>
        <w:left w:val="none" w:sz="0" w:space="0" w:color="auto"/>
        <w:bottom w:val="none" w:sz="0" w:space="0" w:color="auto"/>
        <w:right w:val="none" w:sz="0" w:space="0" w:color="auto"/>
      </w:divBdr>
    </w:div>
    <w:div w:id="1561090574">
      <w:bodyDiv w:val="1"/>
      <w:marLeft w:val="0"/>
      <w:marRight w:val="0"/>
      <w:marTop w:val="0"/>
      <w:marBottom w:val="0"/>
      <w:divBdr>
        <w:top w:val="none" w:sz="0" w:space="0" w:color="auto"/>
        <w:left w:val="none" w:sz="0" w:space="0" w:color="auto"/>
        <w:bottom w:val="none" w:sz="0" w:space="0" w:color="auto"/>
        <w:right w:val="none" w:sz="0" w:space="0" w:color="auto"/>
      </w:divBdr>
    </w:div>
    <w:div w:id="1567379688">
      <w:bodyDiv w:val="1"/>
      <w:marLeft w:val="0"/>
      <w:marRight w:val="0"/>
      <w:marTop w:val="0"/>
      <w:marBottom w:val="0"/>
      <w:divBdr>
        <w:top w:val="none" w:sz="0" w:space="0" w:color="auto"/>
        <w:left w:val="none" w:sz="0" w:space="0" w:color="auto"/>
        <w:bottom w:val="none" w:sz="0" w:space="0" w:color="auto"/>
        <w:right w:val="none" w:sz="0" w:space="0" w:color="auto"/>
      </w:divBdr>
    </w:div>
    <w:div w:id="1573156293">
      <w:bodyDiv w:val="1"/>
      <w:marLeft w:val="0"/>
      <w:marRight w:val="0"/>
      <w:marTop w:val="0"/>
      <w:marBottom w:val="0"/>
      <w:divBdr>
        <w:top w:val="none" w:sz="0" w:space="0" w:color="auto"/>
        <w:left w:val="none" w:sz="0" w:space="0" w:color="auto"/>
        <w:bottom w:val="none" w:sz="0" w:space="0" w:color="auto"/>
        <w:right w:val="none" w:sz="0" w:space="0" w:color="auto"/>
      </w:divBdr>
    </w:div>
    <w:div w:id="1575118461">
      <w:bodyDiv w:val="1"/>
      <w:marLeft w:val="0"/>
      <w:marRight w:val="0"/>
      <w:marTop w:val="0"/>
      <w:marBottom w:val="0"/>
      <w:divBdr>
        <w:top w:val="none" w:sz="0" w:space="0" w:color="auto"/>
        <w:left w:val="none" w:sz="0" w:space="0" w:color="auto"/>
        <w:bottom w:val="none" w:sz="0" w:space="0" w:color="auto"/>
        <w:right w:val="none" w:sz="0" w:space="0" w:color="auto"/>
      </w:divBdr>
    </w:div>
    <w:div w:id="1575354846">
      <w:bodyDiv w:val="1"/>
      <w:marLeft w:val="0"/>
      <w:marRight w:val="0"/>
      <w:marTop w:val="0"/>
      <w:marBottom w:val="0"/>
      <w:divBdr>
        <w:top w:val="none" w:sz="0" w:space="0" w:color="auto"/>
        <w:left w:val="none" w:sz="0" w:space="0" w:color="auto"/>
        <w:bottom w:val="none" w:sz="0" w:space="0" w:color="auto"/>
        <w:right w:val="none" w:sz="0" w:space="0" w:color="auto"/>
      </w:divBdr>
    </w:div>
    <w:div w:id="1576427471">
      <w:bodyDiv w:val="1"/>
      <w:marLeft w:val="0"/>
      <w:marRight w:val="0"/>
      <w:marTop w:val="0"/>
      <w:marBottom w:val="0"/>
      <w:divBdr>
        <w:top w:val="none" w:sz="0" w:space="0" w:color="auto"/>
        <w:left w:val="none" w:sz="0" w:space="0" w:color="auto"/>
        <w:bottom w:val="none" w:sz="0" w:space="0" w:color="auto"/>
        <w:right w:val="none" w:sz="0" w:space="0" w:color="auto"/>
      </w:divBdr>
    </w:div>
    <w:div w:id="1580097848">
      <w:bodyDiv w:val="1"/>
      <w:marLeft w:val="0"/>
      <w:marRight w:val="0"/>
      <w:marTop w:val="0"/>
      <w:marBottom w:val="0"/>
      <w:divBdr>
        <w:top w:val="none" w:sz="0" w:space="0" w:color="auto"/>
        <w:left w:val="none" w:sz="0" w:space="0" w:color="auto"/>
        <w:bottom w:val="none" w:sz="0" w:space="0" w:color="auto"/>
        <w:right w:val="none" w:sz="0" w:space="0" w:color="auto"/>
      </w:divBdr>
    </w:div>
    <w:div w:id="1583103656">
      <w:bodyDiv w:val="1"/>
      <w:marLeft w:val="0"/>
      <w:marRight w:val="0"/>
      <w:marTop w:val="0"/>
      <w:marBottom w:val="0"/>
      <w:divBdr>
        <w:top w:val="none" w:sz="0" w:space="0" w:color="auto"/>
        <w:left w:val="none" w:sz="0" w:space="0" w:color="auto"/>
        <w:bottom w:val="none" w:sz="0" w:space="0" w:color="auto"/>
        <w:right w:val="none" w:sz="0" w:space="0" w:color="auto"/>
      </w:divBdr>
    </w:div>
    <w:div w:id="1583296138">
      <w:bodyDiv w:val="1"/>
      <w:marLeft w:val="0"/>
      <w:marRight w:val="0"/>
      <w:marTop w:val="0"/>
      <w:marBottom w:val="0"/>
      <w:divBdr>
        <w:top w:val="none" w:sz="0" w:space="0" w:color="auto"/>
        <w:left w:val="none" w:sz="0" w:space="0" w:color="auto"/>
        <w:bottom w:val="none" w:sz="0" w:space="0" w:color="auto"/>
        <w:right w:val="none" w:sz="0" w:space="0" w:color="auto"/>
      </w:divBdr>
    </w:div>
    <w:div w:id="1583879211">
      <w:bodyDiv w:val="1"/>
      <w:marLeft w:val="0"/>
      <w:marRight w:val="0"/>
      <w:marTop w:val="0"/>
      <w:marBottom w:val="0"/>
      <w:divBdr>
        <w:top w:val="none" w:sz="0" w:space="0" w:color="auto"/>
        <w:left w:val="none" w:sz="0" w:space="0" w:color="auto"/>
        <w:bottom w:val="none" w:sz="0" w:space="0" w:color="auto"/>
        <w:right w:val="none" w:sz="0" w:space="0" w:color="auto"/>
      </w:divBdr>
    </w:div>
    <w:div w:id="1588077133">
      <w:bodyDiv w:val="1"/>
      <w:marLeft w:val="0"/>
      <w:marRight w:val="0"/>
      <w:marTop w:val="0"/>
      <w:marBottom w:val="0"/>
      <w:divBdr>
        <w:top w:val="none" w:sz="0" w:space="0" w:color="auto"/>
        <w:left w:val="none" w:sz="0" w:space="0" w:color="auto"/>
        <w:bottom w:val="none" w:sz="0" w:space="0" w:color="auto"/>
        <w:right w:val="none" w:sz="0" w:space="0" w:color="auto"/>
      </w:divBdr>
    </w:div>
    <w:div w:id="1589457722">
      <w:bodyDiv w:val="1"/>
      <w:marLeft w:val="0"/>
      <w:marRight w:val="0"/>
      <w:marTop w:val="0"/>
      <w:marBottom w:val="0"/>
      <w:divBdr>
        <w:top w:val="none" w:sz="0" w:space="0" w:color="auto"/>
        <w:left w:val="none" w:sz="0" w:space="0" w:color="auto"/>
        <w:bottom w:val="none" w:sz="0" w:space="0" w:color="auto"/>
        <w:right w:val="none" w:sz="0" w:space="0" w:color="auto"/>
      </w:divBdr>
    </w:div>
    <w:div w:id="1592469307">
      <w:bodyDiv w:val="1"/>
      <w:marLeft w:val="0"/>
      <w:marRight w:val="0"/>
      <w:marTop w:val="0"/>
      <w:marBottom w:val="0"/>
      <w:divBdr>
        <w:top w:val="none" w:sz="0" w:space="0" w:color="auto"/>
        <w:left w:val="none" w:sz="0" w:space="0" w:color="auto"/>
        <w:bottom w:val="none" w:sz="0" w:space="0" w:color="auto"/>
        <w:right w:val="none" w:sz="0" w:space="0" w:color="auto"/>
      </w:divBdr>
    </w:div>
    <w:div w:id="1598253863">
      <w:bodyDiv w:val="1"/>
      <w:marLeft w:val="0"/>
      <w:marRight w:val="0"/>
      <w:marTop w:val="0"/>
      <w:marBottom w:val="0"/>
      <w:divBdr>
        <w:top w:val="none" w:sz="0" w:space="0" w:color="auto"/>
        <w:left w:val="none" w:sz="0" w:space="0" w:color="auto"/>
        <w:bottom w:val="none" w:sz="0" w:space="0" w:color="auto"/>
        <w:right w:val="none" w:sz="0" w:space="0" w:color="auto"/>
      </w:divBdr>
    </w:div>
    <w:div w:id="1602957405">
      <w:bodyDiv w:val="1"/>
      <w:marLeft w:val="0"/>
      <w:marRight w:val="0"/>
      <w:marTop w:val="0"/>
      <w:marBottom w:val="0"/>
      <w:divBdr>
        <w:top w:val="none" w:sz="0" w:space="0" w:color="auto"/>
        <w:left w:val="none" w:sz="0" w:space="0" w:color="auto"/>
        <w:bottom w:val="none" w:sz="0" w:space="0" w:color="auto"/>
        <w:right w:val="none" w:sz="0" w:space="0" w:color="auto"/>
      </w:divBdr>
    </w:div>
    <w:div w:id="1605923294">
      <w:bodyDiv w:val="1"/>
      <w:marLeft w:val="0"/>
      <w:marRight w:val="0"/>
      <w:marTop w:val="0"/>
      <w:marBottom w:val="0"/>
      <w:divBdr>
        <w:top w:val="none" w:sz="0" w:space="0" w:color="auto"/>
        <w:left w:val="none" w:sz="0" w:space="0" w:color="auto"/>
        <w:bottom w:val="none" w:sz="0" w:space="0" w:color="auto"/>
        <w:right w:val="none" w:sz="0" w:space="0" w:color="auto"/>
      </w:divBdr>
    </w:div>
    <w:div w:id="1607033210">
      <w:bodyDiv w:val="1"/>
      <w:marLeft w:val="0"/>
      <w:marRight w:val="0"/>
      <w:marTop w:val="0"/>
      <w:marBottom w:val="0"/>
      <w:divBdr>
        <w:top w:val="none" w:sz="0" w:space="0" w:color="auto"/>
        <w:left w:val="none" w:sz="0" w:space="0" w:color="auto"/>
        <w:bottom w:val="none" w:sz="0" w:space="0" w:color="auto"/>
        <w:right w:val="none" w:sz="0" w:space="0" w:color="auto"/>
      </w:divBdr>
    </w:div>
    <w:div w:id="1608197572">
      <w:bodyDiv w:val="1"/>
      <w:marLeft w:val="0"/>
      <w:marRight w:val="0"/>
      <w:marTop w:val="0"/>
      <w:marBottom w:val="0"/>
      <w:divBdr>
        <w:top w:val="none" w:sz="0" w:space="0" w:color="auto"/>
        <w:left w:val="none" w:sz="0" w:space="0" w:color="auto"/>
        <w:bottom w:val="none" w:sz="0" w:space="0" w:color="auto"/>
        <w:right w:val="none" w:sz="0" w:space="0" w:color="auto"/>
      </w:divBdr>
    </w:div>
    <w:div w:id="1609846514">
      <w:bodyDiv w:val="1"/>
      <w:marLeft w:val="0"/>
      <w:marRight w:val="0"/>
      <w:marTop w:val="0"/>
      <w:marBottom w:val="0"/>
      <w:divBdr>
        <w:top w:val="none" w:sz="0" w:space="0" w:color="auto"/>
        <w:left w:val="none" w:sz="0" w:space="0" w:color="auto"/>
        <w:bottom w:val="none" w:sz="0" w:space="0" w:color="auto"/>
        <w:right w:val="none" w:sz="0" w:space="0" w:color="auto"/>
      </w:divBdr>
    </w:div>
    <w:div w:id="1612278666">
      <w:bodyDiv w:val="1"/>
      <w:marLeft w:val="0"/>
      <w:marRight w:val="0"/>
      <w:marTop w:val="0"/>
      <w:marBottom w:val="0"/>
      <w:divBdr>
        <w:top w:val="none" w:sz="0" w:space="0" w:color="auto"/>
        <w:left w:val="none" w:sz="0" w:space="0" w:color="auto"/>
        <w:bottom w:val="none" w:sz="0" w:space="0" w:color="auto"/>
        <w:right w:val="none" w:sz="0" w:space="0" w:color="auto"/>
      </w:divBdr>
    </w:div>
    <w:div w:id="1619097373">
      <w:bodyDiv w:val="1"/>
      <w:marLeft w:val="0"/>
      <w:marRight w:val="0"/>
      <w:marTop w:val="0"/>
      <w:marBottom w:val="0"/>
      <w:divBdr>
        <w:top w:val="none" w:sz="0" w:space="0" w:color="auto"/>
        <w:left w:val="none" w:sz="0" w:space="0" w:color="auto"/>
        <w:bottom w:val="none" w:sz="0" w:space="0" w:color="auto"/>
        <w:right w:val="none" w:sz="0" w:space="0" w:color="auto"/>
      </w:divBdr>
    </w:div>
    <w:div w:id="1623534646">
      <w:bodyDiv w:val="1"/>
      <w:marLeft w:val="0"/>
      <w:marRight w:val="0"/>
      <w:marTop w:val="0"/>
      <w:marBottom w:val="0"/>
      <w:divBdr>
        <w:top w:val="none" w:sz="0" w:space="0" w:color="auto"/>
        <w:left w:val="none" w:sz="0" w:space="0" w:color="auto"/>
        <w:bottom w:val="none" w:sz="0" w:space="0" w:color="auto"/>
        <w:right w:val="none" w:sz="0" w:space="0" w:color="auto"/>
      </w:divBdr>
    </w:div>
    <w:div w:id="1626426288">
      <w:bodyDiv w:val="1"/>
      <w:marLeft w:val="0"/>
      <w:marRight w:val="0"/>
      <w:marTop w:val="0"/>
      <w:marBottom w:val="0"/>
      <w:divBdr>
        <w:top w:val="none" w:sz="0" w:space="0" w:color="auto"/>
        <w:left w:val="none" w:sz="0" w:space="0" w:color="auto"/>
        <w:bottom w:val="none" w:sz="0" w:space="0" w:color="auto"/>
        <w:right w:val="none" w:sz="0" w:space="0" w:color="auto"/>
      </w:divBdr>
    </w:div>
    <w:div w:id="1626766659">
      <w:bodyDiv w:val="1"/>
      <w:marLeft w:val="0"/>
      <w:marRight w:val="0"/>
      <w:marTop w:val="0"/>
      <w:marBottom w:val="0"/>
      <w:divBdr>
        <w:top w:val="none" w:sz="0" w:space="0" w:color="auto"/>
        <w:left w:val="none" w:sz="0" w:space="0" w:color="auto"/>
        <w:bottom w:val="none" w:sz="0" w:space="0" w:color="auto"/>
        <w:right w:val="none" w:sz="0" w:space="0" w:color="auto"/>
      </w:divBdr>
    </w:div>
    <w:div w:id="1628313352">
      <w:bodyDiv w:val="1"/>
      <w:marLeft w:val="0"/>
      <w:marRight w:val="0"/>
      <w:marTop w:val="0"/>
      <w:marBottom w:val="0"/>
      <w:divBdr>
        <w:top w:val="none" w:sz="0" w:space="0" w:color="auto"/>
        <w:left w:val="none" w:sz="0" w:space="0" w:color="auto"/>
        <w:bottom w:val="none" w:sz="0" w:space="0" w:color="auto"/>
        <w:right w:val="none" w:sz="0" w:space="0" w:color="auto"/>
      </w:divBdr>
    </w:div>
    <w:div w:id="1636911299">
      <w:bodyDiv w:val="1"/>
      <w:marLeft w:val="0"/>
      <w:marRight w:val="0"/>
      <w:marTop w:val="0"/>
      <w:marBottom w:val="0"/>
      <w:divBdr>
        <w:top w:val="none" w:sz="0" w:space="0" w:color="auto"/>
        <w:left w:val="none" w:sz="0" w:space="0" w:color="auto"/>
        <w:bottom w:val="none" w:sz="0" w:space="0" w:color="auto"/>
        <w:right w:val="none" w:sz="0" w:space="0" w:color="auto"/>
      </w:divBdr>
    </w:div>
    <w:div w:id="1643072601">
      <w:bodyDiv w:val="1"/>
      <w:marLeft w:val="0"/>
      <w:marRight w:val="0"/>
      <w:marTop w:val="0"/>
      <w:marBottom w:val="0"/>
      <w:divBdr>
        <w:top w:val="none" w:sz="0" w:space="0" w:color="auto"/>
        <w:left w:val="none" w:sz="0" w:space="0" w:color="auto"/>
        <w:bottom w:val="none" w:sz="0" w:space="0" w:color="auto"/>
        <w:right w:val="none" w:sz="0" w:space="0" w:color="auto"/>
      </w:divBdr>
    </w:div>
    <w:div w:id="1643197172">
      <w:bodyDiv w:val="1"/>
      <w:marLeft w:val="0"/>
      <w:marRight w:val="0"/>
      <w:marTop w:val="0"/>
      <w:marBottom w:val="0"/>
      <w:divBdr>
        <w:top w:val="none" w:sz="0" w:space="0" w:color="auto"/>
        <w:left w:val="none" w:sz="0" w:space="0" w:color="auto"/>
        <w:bottom w:val="none" w:sz="0" w:space="0" w:color="auto"/>
        <w:right w:val="none" w:sz="0" w:space="0" w:color="auto"/>
      </w:divBdr>
    </w:div>
    <w:div w:id="1646815109">
      <w:bodyDiv w:val="1"/>
      <w:marLeft w:val="0"/>
      <w:marRight w:val="0"/>
      <w:marTop w:val="0"/>
      <w:marBottom w:val="0"/>
      <w:divBdr>
        <w:top w:val="none" w:sz="0" w:space="0" w:color="auto"/>
        <w:left w:val="none" w:sz="0" w:space="0" w:color="auto"/>
        <w:bottom w:val="none" w:sz="0" w:space="0" w:color="auto"/>
        <w:right w:val="none" w:sz="0" w:space="0" w:color="auto"/>
      </w:divBdr>
    </w:div>
    <w:div w:id="1650548129">
      <w:bodyDiv w:val="1"/>
      <w:marLeft w:val="0"/>
      <w:marRight w:val="0"/>
      <w:marTop w:val="0"/>
      <w:marBottom w:val="0"/>
      <w:divBdr>
        <w:top w:val="none" w:sz="0" w:space="0" w:color="auto"/>
        <w:left w:val="none" w:sz="0" w:space="0" w:color="auto"/>
        <w:bottom w:val="none" w:sz="0" w:space="0" w:color="auto"/>
        <w:right w:val="none" w:sz="0" w:space="0" w:color="auto"/>
      </w:divBdr>
    </w:div>
    <w:div w:id="1650593893">
      <w:bodyDiv w:val="1"/>
      <w:marLeft w:val="0"/>
      <w:marRight w:val="0"/>
      <w:marTop w:val="0"/>
      <w:marBottom w:val="0"/>
      <w:divBdr>
        <w:top w:val="none" w:sz="0" w:space="0" w:color="auto"/>
        <w:left w:val="none" w:sz="0" w:space="0" w:color="auto"/>
        <w:bottom w:val="none" w:sz="0" w:space="0" w:color="auto"/>
        <w:right w:val="none" w:sz="0" w:space="0" w:color="auto"/>
      </w:divBdr>
    </w:div>
    <w:div w:id="1652518565">
      <w:bodyDiv w:val="1"/>
      <w:marLeft w:val="0"/>
      <w:marRight w:val="0"/>
      <w:marTop w:val="0"/>
      <w:marBottom w:val="0"/>
      <w:divBdr>
        <w:top w:val="none" w:sz="0" w:space="0" w:color="auto"/>
        <w:left w:val="none" w:sz="0" w:space="0" w:color="auto"/>
        <w:bottom w:val="none" w:sz="0" w:space="0" w:color="auto"/>
        <w:right w:val="none" w:sz="0" w:space="0" w:color="auto"/>
      </w:divBdr>
    </w:div>
    <w:div w:id="1654723587">
      <w:bodyDiv w:val="1"/>
      <w:marLeft w:val="0"/>
      <w:marRight w:val="0"/>
      <w:marTop w:val="0"/>
      <w:marBottom w:val="0"/>
      <w:divBdr>
        <w:top w:val="none" w:sz="0" w:space="0" w:color="auto"/>
        <w:left w:val="none" w:sz="0" w:space="0" w:color="auto"/>
        <w:bottom w:val="none" w:sz="0" w:space="0" w:color="auto"/>
        <w:right w:val="none" w:sz="0" w:space="0" w:color="auto"/>
      </w:divBdr>
    </w:div>
    <w:div w:id="1655328786">
      <w:bodyDiv w:val="1"/>
      <w:marLeft w:val="0"/>
      <w:marRight w:val="0"/>
      <w:marTop w:val="0"/>
      <w:marBottom w:val="0"/>
      <w:divBdr>
        <w:top w:val="none" w:sz="0" w:space="0" w:color="auto"/>
        <w:left w:val="none" w:sz="0" w:space="0" w:color="auto"/>
        <w:bottom w:val="none" w:sz="0" w:space="0" w:color="auto"/>
        <w:right w:val="none" w:sz="0" w:space="0" w:color="auto"/>
      </w:divBdr>
    </w:div>
    <w:div w:id="1657606009">
      <w:bodyDiv w:val="1"/>
      <w:marLeft w:val="0"/>
      <w:marRight w:val="0"/>
      <w:marTop w:val="0"/>
      <w:marBottom w:val="0"/>
      <w:divBdr>
        <w:top w:val="none" w:sz="0" w:space="0" w:color="auto"/>
        <w:left w:val="none" w:sz="0" w:space="0" w:color="auto"/>
        <w:bottom w:val="none" w:sz="0" w:space="0" w:color="auto"/>
        <w:right w:val="none" w:sz="0" w:space="0" w:color="auto"/>
      </w:divBdr>
    </w:div>
    <w:div w:id="1659993092">
      <w:bodyDiv w:val="1"/>
      <w:marLeft w:val="0"/>
      <w:marRight w:val="0"/>
      <w:marTop w:val="0"/>
      <w:marBottom w:val="0"/>
      <w:divBdr>
        <w:top w:val="none" w:sz="0" w:space="0" w:color="auto"/>
        <w:left w:val="none" w:sz="0" w:space="0" w:color="auto"/>
        <w:bottom w:val="none" w:sz="0" w:space="0" w:color="auto"/>
        <w:right w:val="none" w:sz="0" w:space="0" w:color="auto"/>
      </w:divBdr>
    </w:div>
    <w:div w:id="1662003159">
      <w:bodyDiv w:val="1"/>
      <w:marLeft w:val="0"/>
      <w:marRight w:val="0"/>
      <w:marTop w:val="0"/>
      <w:marBottom w:val="0"/>
      <w:divBdr>
        <w:top w:val="none" w:sz="0" w:space="0" w:color="auto"/>
        <w:left w:val="none" w:sz="0" w:space="0" w:color="auto"/>
        <w:bottom w:val="none" w:sz="0" w:space="0" w:color="auto"/>
        <w:right w:val="none" w:sz="0" w:space="0" w:color="auto"/>
      </w:divBdr>
    </w:div>
    <w:div w:id="1662736602">
      <w:bodyDiv w:val="1"/>
      <w:marLeft w:val="0"/>
      <w:marRight w:val="0"/>
      <w:marTop w:val="0"/>
      <w:marBottom w:val="0"/>
      <w:divBdr>
        <w:top w:val="none" w:sz="0" w:space="0" w:color="auto"/>
        <w:left w:val="none" w:sz="0" w:space="0" w:color="auto"/>
        <w:bottom w:val="none" w:sz="0" w:space="0" w:color="auto"/>
        <w:right w:val="none" w:sz="0" w:space="0" w:color="auto"/>
      </w:divBdr>
    </w:div>
    <w:div w:id="1667437810">
      <w:bodyDiv w:val="1"/>
      <w:marLeft w:val="0"/>
      <w:marRight w:val="0"/>
      <w:marTop w:val="0"/>
      <w:marBottom w:val="0"/>
      <w:divBdr>
        <w:top w:val="none" w:sz="0" w:space="0" w:color="auto"/>
        <w:left w:val="none" w:sz="0" w:space="0" w:color="auto"/>
        <w:bottom w:val="none" w:sz="0" w:space="0" w:color="auto"/>
        <w:right w:val="none" w:sz="0" w:space="0" w:color="auto"/>
      </w:divBdr>
    </w:div>
    <w:div w:id="1669937770">
      <w:bodyDiv w:val="1"/>
      <w:marLeft w:val="0"/>
      <w:marRight w:val="0"/>
      <w:marTop w:val="0"/>
      <w:marBottom w:val="0"/>
      <w:divBdr>
        <w:top w:val="none" w:sz="0" w:space="0" w:color="auto"/>
        <w:left w:val="none" w:sz="0" w:space="0" w:color="auto"/>
        <w:bottom w:val="none" w:sz="0" w:space="0" w:color="auto"/>
        <w:right w:val="none" w:sz="0" w:space="0" w:color="auto"/>
      </w:divBdr>
    </w:div>
    <w:div w:id="1673487346">
      <w:bodyDiv w:val="1"/>
      <w:marLeft w:val="0"/>
      <w:marRight w:val="0"/>
      <w:marTop w:val="0"/>
      <w:marBottom w:val="0"/>
      <w:divBdr>
        <w:top w:val="none" w:sz="0" w:space="0" w:color="auto"/>
        <w:left w:val="none" w:sz="0" w:space="0" w:color="auto"/>
        <w:bottom w:val="none" w:sz="0" w:space="0" w:color="auto"/>
        <w:right w:val="none" w:sz="0" w:space="0" w:color="auto"/>
      </w:divBdr>
    </w:div>
    <w:div w:id="1678651091">
      <w:bodyDiv w:val="1"/>
      <w:marLeft w:val="0"/>
      <w:marRight w:val="0"/>
      <w:marTop w:val="0"/>
      <w:marBottom w:val="0"/>
      <w:divBdr>
        <w:top w:val="none" w:sz="0" w:space="0" w:color="auto"/>
        <w:left w:val="none" w:sz="0" w:space="0" w:color="auto"/>
        <w:bottom w:val="none" w:sz="0" w:space="0" w:color="auto"/>
        <w:right w:val="none" w:sz="0" w:space="0" w:color="auto"/>
      </w:divBdr>
    </w:div>
    <w:div w:id="1687176640">
      <w:bodyDiv w:val="1"/>
      <w:marLeft w:val="0"/>
      <w:marRight w:val="0"/>
      <w:marTop w:val="0"/>
      <w:marBottom w:val="0"/>
      <w:divBdr>
        <w:top w:val="none" w:sz="0" w:space="0" w:color="auto"/>
        <w:left w:val="none" w:sz="0" w:space="0" w:color="auto"/>
        <w:bottom w:val="none" w:sz="0" w:space="0" w:color="auto"/>
        <w:right w:val="none" w:sz="0" w:space="0" w:color="auto"/>
      </w:divBdr>
    </w:div>
    <w:div w:id="1690524087">
      <w:bodyDiv w:val="1"/>
      <w:marLeft w:val="0"/>
      <w:marRight w:val="0"/>
      <w:marTop w:val="0"/>
      <w:marBottom w:val="0"/>
      <w:divBdr>
        <w:top w:val="none" w:sz="0" w:space="0" w:color="auto"/>
        <w:left w:val="none" w:sz="0" w:space="0" w:color="auto"/>
        <w:bottom w:val="none" w:sz="0" w:space="0" w:color="auto"/>
        <w:right w:val="none" w:sz="0" w:space="0" w:color="auto"/>
      </w:divBdr>
    </w:div>
    <w:div w:id="1697534523">
      <w:bodyDiv w:val="1"/>
      <w:marLeft w:val="0"/>
      <w:marRight w:val="0"/>
      <w:marTop w:val="0"/>
      <w:marBottom w:val="0"/>
      <w:divBdr>
        <w:top w:val="none" w:sz="0" w:space="0" w:color="auto"/>
        <w:left w:val="none" w:sz="0" w:space="0" w:color="auto"/>
        <w:bottom w:val="none" w:sz="0" w:space="0" w:color="auto"/>
        <w:right w:val="none" w:sz="0" w:space="0" w:color="auto"/>
      </w:divBdr>
    </w:div>
    <w:div w:id="1698241122">
      <w:bodyDiv w:val="1"/>
      <w:marLeft w:val="0"/>
      <w:marRight w:val="0"/>
      <w:marTop w:val="0"/>
      <w:marBottom w:val="0"/>
      <w:divBdr>
        <w:top w:val="none" w:sz="0" w:space="0" w:color="auto"/>
        <w:left w:val="none" w:sz="0" w:space="0" w:color="auto"/>
        <w:bottom w:val="none" w:sz="0" w:space="0" w:color="auto"/>
        <w:right w:val="none" w:sz="0" w:space="0" w:color="auto"/>
      </w:divBdr>
    </w:div>
    <w:div w:id="1710257665">
      <w:bodyDiv w:val="1"/>
      <w:marLeft w:val="0"/>
      <w:marRight w:val="0"/>
      <w:marTop w:val="0"/>
      <w:marBottom w:val="0"/>
      <w:divBdr>
        <w:top w:val="none" w:sz="0" w:space="0" w:color="auto"/>
        <w:left w:val="none" w:sz="0" w:space="0" w:color="auto"/>
        <w:bottom w:val="none" w:sz="0" w:space="0" w:color="auto"/>
        <w:right w:val="none" w:sz="0" w:space="0" w:color="auto"/>
      </w:divBdr>
    </w:div>
    <w:div w:id="1711878815">
      <w:bodyDiv w:val="1"/>
      <w:marLeft w:val="0"/>
      <w:marRight w:val="0"/>
      <w:marTop w:val="0"/>
      <w:marBottom w:val="0"/>
      <w:divBdr>
        <w:top w:val="none" w:sz="0" w:space="0" w:color="auto"/>
        <w:left w:val="none" w:sz="0" w:space="0" w:color="auto"/>
        <w:bottom w:val="none" w:sz="0" w:space="0" w:color="auto"/>
        <w:right w:val="none" w:sz="0" w:space="0" w:color="auto"/>
      </w:divBdr>
    </w:div>
    <w:div w:id="1721704552">
      <w:bodyDiv w:val="1"/>
      <w:marLeft w:val="0"/>
      <w:marRight w:val="0"/>
      <w:marTop w:val="0"/>
      <w:marBottom w:val="0"/>
      <w:divBdr>
        <w:top w:val="none" w:sz="0" w:space="0" w:color="auto"/>
        <w:left w:val="none" w:sz="0" w:space="0" w:color="auto"/>
        <w:bottom w:val="none" w:sz="0" w:space="0" w:color="auto"/>
        <w:right w:val="none" w:sz="0" w:space="0" w:color="auto"/>
      </w:divBdr>
    </w:div>
    <w:div w:id="1723670848">
      <w:bodyDiv w:val="1"/>
      <w:marLeft w:val="0"/>
      <w:marRight w:val="0"/>
      <w:marTop w:val="0"/>
      <w:marBottom w:val="0"/>
      <w:divBdr>
        <w:top w:val="none" w:sz="0" w:space="0" w:color="auto"/>
        <w:left w:val="none" w:sz="0" w:space="0" w:color="auto"/>
        <w:bottom w:val="none" w:sz="0" w:space="0" w:color="auto"/>
        <w:right w:val="none" w:sz="0" w:space="0" w:color="auto"/>
      </w:divBdr>
    </w:div>
    <w:div w:id="1724672221">
      <w:bodyDiv w:val="1"/>
      <w:marLeft w:val="0"/>
      <w:marRight w:val="0"/>
      <w:marTop w:val="0"/>
      <w:marBottom w:val="0"/>
      <w:divBdr>
        <w:top w:val="none" w:sz="0" w:space="0" w:color="auto"/>
        <w:left w:val="none" w:sz="0" w:space="0" w:color="auto"/>
        <w:bottom w:val="none" w:sz="0" w:space="0" w:color="auto"/>
        <w:right w:val="none" w:sz="0" w:space="0" w:color="auto"/>
      </w:divBdr>
    </w:div>
    <w:div w:id="1725521922">
      <w:bodyDiv w:val="1"/>
      <w:marLeft w:val="0"/>
      <w:marRight w:val="0"/>
      <w:marTop w:val="0"/>
      <w:marBottom w:val="0"/>
      <w:divBdr>
        <w:top w:val="none" w:sz="0" w:space="0" w:color="auto"/>
        <w:left w:val="none" w:sz="0" w:space="0" w:color="auto"/>
        <w:bottom w:val="none" w:sz="0" w:space="0" w:color="auto"/>
        <w:right w:val="none" w:sz="0" w:space="0" w:color="auto"/>
      </w:divBdr>
    </w:div>
    <w:div w:id="1727298068">
      <w:bodyDiv w:val="1"/>
      <w:marLeft w:val="0"/>
      <w:marRight w:val="0"/>
      <w:marTop w:val="0"/>
      <w:marBottom w:val="0"/>
      <w:divBdr>
        <w:top w:val="none" w:sz="0" w:space="0" w:color="auto"/>
        <w:left w:val="none" w:sz="0" w:space="0" w:color="auto"/>
        <w:bottom w:val="none" w:sz="0" w:space="0" w:color="auto"/>
        <w:right w:val="none" w:sz="0" w:space="0" w:color="auto"/>
      </w:divBdr>
    </w:div>
    <w:div w:id="1731030912">
      <w:bodyDiv w:val="1"/>
      <w:marLeft w:val="0"/>
      <w:marRight w:val="0"/>
      <w:marTop w:val="0"/>
      <w:marBottom w:val="0"/>
      <w:divBdr>
        <w:top w:val="none" w:sz="0" w:space="0" w:color="auto"/>
        <w:left w:val="none" w:sz="0" w:space="0" w:color="auto"/>
        <w:bottom w:val="none" w:sz="0" w:space="0" w:color="auto"/>
        <w:right w:val="none" w:sz="0" w:space="0" w:color="auto"/>
      </w:divBdr>
    </w:div>
    <w:div w:id="1735469609">
      <w:bodyDiv w:val="1"/>
      <w:marLeft w:val="0"/>
      <w:marRight w:val="0"/>
      <w:marTop w:val="0"/>
      <w:marBottom w:val="0"/>
      <w:divBdr>
        <w:top w:val="none" w:sz="0" w:space="0" w:color="auto"/>
        <w:left w:val="none" w:sz="0" w:space="0" w:color="auto"/>
        <w:bottom w:val="none" w:sz="0" w:space="0" w:color="auto"/>
        <w:right w:val="none" w:sz="0" w:space="0" w:color="auto"/>
      </w:divBdr>
    </w:div>
    <w:div w:id="1737316269">
      <w:bodyDiv w:val="1"/>
      <w:marLeft w:val="0"/>
      <w:marRight w:val="0"/>
      <w:marTop w:val="0"/>
      <w:marBottom w:val="0"/>
      <w:divBdr>
        <w:top w:val="none" w:sz="0" w:space="0" w:color="auto"/>
        <w:left w:val="none" w:sz="0" w:space="0" w:color="auto"/>
        <w:bottom w:val="none" w:sz="0" w:space="0" w:color="auto"/>
        <w:right w:val="none" w:sz="0" w:space="0" w:color="auto"/>
      </w:divBdr>
    </w:div>
    <w:div w:id="1737699396">
      <w:bodyDiv w:val="1"/>
      <w:marLeft w:val="0"/>
      <w:marRight w:val="0"/>
      <w:marTop w:val="0"/>
      <w:marBottom w:val="0"/>
      <w:divBdr>
        <w:top w:val="none" w:sz="0" w:space="0" w:color="auto"/>
        <w:left w:val="none" w:sz="0" w:space="0" w:color="auto"/>
        <w:bottom w:val="none" w:sz="0" w:space="0" w:color="auto"/>
        <w:right w:val="none" w:sz="0" w:space="0" w:color="auto"/>
      </w:divBdr>
    </w:div>
    <w:div w:id="1743139171">
      <w:bodyDiv w:val="1"/>
      <w:marLeft w:val="0"/>
      <w:marRight w:val="0"/>
      <w:marTop w:val="0"/>
      <w:marBottom w:val="0"/>
      <w:divBdr>
        <w:top w:val="none" w:sz="0" w:space="0" w:color="auto"/>
        <w:left w:val="none" w:sz="0" w:space="0" w:color="auto"/>
        <w:bottom w:val="none" w:sz="0" w:space="0" w:color="auto"/>
        <w:right w:val="none" w:sz="0" w:space="0" w:color="auto"/>
      </w:divBdr>
    </w:div>
    <w:div w:id="1743677846">
      <w:bodyDiv w:val="1"/>
      <w:marLeft w:val="0"/>
      <w:marRight w:val="0"/>
      <w:marTop w:val="0"/>
      <w:marBottom w:val="0"/>
      <w:divBdr>
        <w:top w:val="none" w:sz="0" w:space="0" w:color="auto"/>
        <w:left w:val="none" w:sz="0" w:space="0" w:color="auto"/>
        <w:bottom w:val="none" w:sz="0" w:space="0" w:color="auto"/>
        <w:right w:val="none" w:sz="0" w:space="0" w:color="auto"/>
      </w:divBdr>
    </w:div>
    <w:div w:id="1747073622">
      <w:bodyDiv w:val="1"/>
      <w:marLeft w:val="0"/>
      <w:marRight w:val="0"/>
      <w:marTop w:val="0"/>
      <w:marBottom w:val="0"/>
      <w:divBdr>
        <w:top w:val="none" w:sz="0" w:space="0" w:color="auto"/>
        <w:left w:val="none" w:sz="0" w:space="0" w:color="auto"/>
        <w:bottom w:val="none" w:sz="0" w:space="0" w:color="auto"/>
        <w:right w:val="none" w:sz="0" w:space="0" w:color="auto"/>
      </w:divBdr>
    </w:div>
    <w:div w:id="1748529892">
      <w:bodyDiv w:val="1"/>
      <w:marLeft w:val="0"/>
      <w:marRight w:val="0"/>
      <w:marTop w:val="0"/>
      <w:marBottom w:val="0"/>
      <w:divBdr>
        <w:top w:val="none" w:sz="0" w:space="0" w:color="auto"/>
        <w:left w:val="none" w:sz="0" w:space="0" w:color="auto"/>
        <w:bottom w:val="none" w:sz="0" w:space="0" w:color="auto"/>
        <w:right w:val="none" w:sz="0" w:space="0" w:color="auto"/>
      </w:divBdr>
    </w:div>
    <w:div w:id="1753158743">
      <w:bodyDiv w:val="1"/>
      <w:marLeft w:val="0"/>
      <w:marRight w:val="0"/>
      <w:marTop w:val="0"/>
      <w:marBottom w:val="0"/>
      <w:divBdr>
        <w:top w:val="none" w:sz="0" w:space="0" w:color="auto"/>
        <w:left w:val="none" w:sz="0" w:space="0" w:color="auto"/>
        <w:bottom w:val="none" w:sz="0" w:space="0" w:color="auto"/>
        <w:right w:val="none" w:sz="0" w:space="0" w:color="auto"/>
      </w:divBdr>
    </w:div>
    <w:div w:id="1754081973">
      <w:bodyDiv w:val="1"/>
      <w:marLeft w:val="0"/>
      <w:marRight w:val="0"/>
      <w:marTop w:val="0"/>
      <w:marBottom w:val="0"/>
      <w:divBdr>
        <w:top w:val="none" w:sz="0" w:space="0" w:color="auto"/>
        <w:left w:val="none" w:sz="0" w:space="0" w:color="auto"/>
        <w:bottom w:val="none" w:sz="0" w:space="0" w:color="auto"/>
        <w:right w:val="none" w:sz="0" w:space="0" w:color="auto"/>
      </w:divBdr>
    </w:div>
    <w:div w:id="1755516986">
      <w:bodyDiv w:val="1"/>
      <w:marLeft w:val="0"/>
      <w:marRight w:val="0"/>
      <w:marTop w:val="0"/>
      <w:marBottom w:val="0"/>
      <w:divBdr>
        <w:top w:val="none" w:sz="0" w:space="0" w:color="auto"/>
        <w:left w:val="none" w:sz="0" w:space="0" w:color="auto"/>
        <w:bottom w:val="none" w:sz="0" w:space="0" w:color="auto"/>
        <w:right w:val="none" w:sz="0" w:space="0" w:color="auto"/>
      </w:divBdr>
    </w:div>
    <w:div w:id="1758015014">
      <w:bodyDiv w:val="1"/>
      <w:marLeft w:val="0"/>
      <w:marRight w:val="0"/>
      <w:marTop w:val="0"/>
      <w:marBottom w:val="0"/>
      <w:divBdr>
        <w:top w:val="none" w:sz="0" w:space="0" w:color="auto"/>
        <w:left w:val="none" w:sz="0" w:space="0" w:color="auto"/>
        <w:bottom w:val="none" w:sz="0" w:space="0" w:color="auto"/>
        <w:right w:val="none" w:sz="0" w:space="0" w:color="auto"/>
      </w:divBdr>
    </w:div>
    <w:div w:id="1760104993">
      <w:bodyDiv w:val="1"/>
      <w:marLeft w:val="0"/>
      <w:marRight w:val="0"/>
      <w:marTop w:val="0"/>
      <w:marBottom w:val="0"/>
      <w:divBdr>
        <w:top w:val="none" w:sz="0" w:space="0" w:color="auto"/>
        <w:left w:val="none" w:sz="0" w:space="0" w:color="auto"/>
        <w:bottom w:val="none" w:sz="0" w:space="0" w:color="auto"/>
        <w:right w:val="none" w:sz="0" w:space="0" w:color="auto"/>
      </w:divBdr>
    </w:div>
    <w:div w:id="1779180208">
      <w:bodyDiv w:val="1"/>
      <w:marLeft w:val="0"/>
      <w:marRight w:val="0"/>
      <w:marTop w:val="0"/>
      <w:marBottom w:val="0"/>
      <w:divBdr>
        <w:top w:val="none" w:sz="0" w:space="0" w:color="auto"/>
        <w:left w:val="none" w:sz="0" w:space="0" w:color="auto"/>
        <w:bottom w:val="none" w:sz="0" w:space="0" w:color="auto"/>
        <w:right w:val="none" w:sz="0" w:space="0" w:color="auto"/>
      </w:divBdr>
    </w:div>
    <w:div w:id="1779986121">
      <w:bodyDiv w:val="1"/>
      <w:marLeft w:val="0"/>
      <w:marRight w:val="0"/>
      <w:marTop w:val="0"/>
      <w:marBottom w:val="0"/>
      <w:divBdr>
        <w:top w:val="none" w:sz="0" w:space="0" w:color="auto"/>
        <w:left w:val="none" w:sz="0" w:space="0" w:color="auto"/>
        <w:bottom w:val="none" w:sz="0" w:space="0" w:color="auto"/>
        <w:right w:val="none" w:sz="0" w:space="0" w:color="auto"/>
      </w:divBdr>
    </w:div>
    <w:div w:id="1782873704">
      <w:bodyDiv w:val="1"/>
      <w:marLeft w:val="0"/>
      <w:marRight w:val="0"/>
      <w:marTop w:val="0"/>
      <w:marBottom w:val="0"/>
      <w:divBdr>
        <w:top w:val="none" w:sz="0" w:space="0" w:color="auto"/>
        <w:left w:val="none" w:sz="0" w:space="0" w:color="auto"/>
        <w:bottom w:val="none" w:sz="0" w:space="0" w:color="auto"/>
        <w:right w:val="none" w:sz="0" w:space="0" w:color="auto"/>
      </w:divBdr>
    </w:div>
    <w:div w:id="1784376305">
      <w:bodyDiv w:val="1"/>
      <w:marLeft w:val="0"/>
      <w:marRight w:val="0"/>
      <w:marTop w:val="0"/>
      <w:marBottom w:val="0"/>
      <w:divBdr>
        <w:top w:val="none" w:sz="0" w:space="0" w:color="auto"/>
        <w:left w:val="none" w:sz="0" w:space="0" w:color="auto"/>
        <w:bottom w:val="none" w:sz="0" w:space="0" w:color="auto"/>
        <w:right w:val="none" w:sz="0" w:space="0" w:color="auto"/>
      </w:divBdr>
    </w:div>
    <w:div w:id="1787432289">
      <w:bodyDiv w:val="1"/>
      <w:marLeft w:val="0"/>
      <w:marRight w:val="0"/>
      <w:marTop w:val="0"/>
      <w:marBottom w:val="0"/>
      <w:divBdr>
        <w:top w:val="none" w:sz="0" w:space="0" w:color="auto"/>
        <w:left w:val="none" w:sz="0" w:space="0" w:color="auto"/>
        <w:bottom w:val="none" w:sz="0" w:space="0" w:color="auto"/>
        <w:right w:val="none" w:sz="0" w:space="0" w:color="auto"/>
      </w:divBdr>
    </w:div>
    <w:div w:id="1792433229">
      <w:bodyDiv w:val="1"/>
      <w:marLeft w:val="0"/>
      <w:marRight w:val="0"/>
      <w:marTop w:val="0"/>
      <w:marBottom w:val="0"/>
      <w:divBdr>
        <w:top w:val="none" w:sz="0" w:space="0" w:color="auto"/>
        <w:left w:val="none" w:sz="0" w:space="0" w:color="auto"/>
        <w:bottom w:val="none" w:sz="0" w:space="0" w:color="auto"/>
        <w:right w:val="none" w:sz="0" w:space="0" w:color="auto"/>
      </w:divBdr>
    </w:div>
    <w:div w:id="1793745732">
      <w:bodyDiv w:val="1"/>
      <w:marLeft w:val="0"/>
      <w:marRight w:val="0"/>
      <w:marTop w:val="0"/>
      <w:marBottom w:val="0"/>
      <w:divBdr>
        <w:top w:val="none" w:sz="0" w:space="0" w:color="auto"/>
        <w:left w:val="none" w:sz="0" w:space="0" w:color="auto"/>
        <w:bottom w:val="none" w:sz="0" w:space="0" w:color="auto"/>
        <w:right w:val="none" w:sz="0" w:space="0" w:color="auto"/>
      </w:divBdr>
    </w:div>
    <w:div w:id="1795640054">
      <w:bodyDiv w:val="1"/>
      <w:marLeft w:val="0"/>
      <w:marRight w:val="0"/>
      <w:marTop w:val="0"/>
      <w:marBottom w:val="0"/>
      <w:divBdr>
        <w:top w:val="none" w:sz="0" w:space="0" w:color="auto"/>
        <w:left w:val="none" w:sz="0" w:space="0" w:color="auto"/>
        <w:bottom w:val="none" w:sz="0" w:space="0" w:color="auto"/>
        <w:right w:val="none" w:sz="0" w:space="0" w:color="auto"/>
      </w:divBdr>
    </w:div>
    <w:div w:id="1802527868">
      <w:bodyDiv w:val="1"/>
      <w:marLeft w:val="0"/>
      <w:marRight w:val="0"/>
      <w:marTop w:val="0"/>
      <w:marBottom w:val="0"/>
      <w:divBdr>
        <w:top w:val="none" w:sz="0" w:space="0" w:color="auto"/>
        <w:left w:val="none" w:sz="0" w:space="0" w:color="auto"/>
        <w:bottom w:val="none" w:sz="0" w:space="0" w:color="auto"/>
        <w:right w:val="none" w:sz="0" w:space="0" w:color="auto"/>
      </w:divBdr>
    </w:div>
    <w:div w:id="1809126027">
      <w:bodyDiv w:val="1"/>
      <w:marLeft w:val="0"/>
      <w:marRight w:val="0"/>
      <w:marTop w:val="0"/>
      <w:marBottom w:val="0"/>
      <w:divBdr>
        <w:top w:val="none" w:sz="0" w:space="0" w:color="auto"/>
        <w:left w:val="none" w:sz="0" w:space="0" w:color="auto"/>
        <w:bottom w:val="none" w:sz="0" w:space="0" w:color="auto"/>
        <w:right w:val="none" w:sz="0" w:space="0" w:color="auto"/>
      </w:divBdr>
    </w:div>
    <w:div w:id="1809669371">
      <w:bodyDiv w:val="1"/>
      <w:marLeft w:val="0"/>
      <w:marRight w:val="0"/>
      <w:marTop w:val="0"/>
      <w:marBottom w:val="0"/>
      <w:divBdr>
        <w:top w:val="none" w:sz="0" w:space="0" w:color="auto"/>
        <w:left w:val="none" w:sz="0" w:space="0" w:color="auto"/>
        <w:bottom w:val="none" w:sz="0" w:space="0" w:color="auto"/>
        <w:right w:val="none" w:sz="0" w:space="0" w:color="auto"/>
      </w:divBdr>
    </w:div>
    <w:div w:id="1817259645">
      <w:bodyDiv w:val="1"/>
      <w:marLeft w:val="0"/>
      <w:marRight w:val="0"/>
      <w:marTop w:val="0"/>
      <w:marBottom w:val="0"/>
      <w:divBdr>
        <w:top w:val="none" w:sz="0" w:space="0" w:color="auto"/>
        <w:left w:val="none" w:sz="0" w:space="0" w:color="auto"/>
        <w:bottom w:val="none" w:sz="0" w:space="0" w:color="auto"/>
        <w:right w:val="none" w:sz="0" w:space="0" w:color="auto"/>
      </w:divBdr>
    </w:div>
    <w:div w:id="1817335280">
      <w:bodyDiv w:val="1"/>
      <w:marLeft w:val="0"/>
      <w:marRight w:val="0"/>
      <w:marTop w:val="0"/>
      <w:marBottom w:val="0"/>
      <w:divBdr>
        <w:top w:val="none" w:sz="0" w:space="0" w:color="auto"/>
        <w:left w:val="none" w:sz="0" w:space="0" w:color="auto"/>
        <w:bottom w:val="none" w:sz="0" w:space="0" w:color="auto"/>
        <w:right w:val="none" w:sz="0" w:space="0" w:color="auto"/>
      </w:divBdr>
    </w:div>
    <w:div w:id="1820687424">
      <w:bodyDiv w:val="1"/>
      <w:marLeft w:val="0"/>
      <w:marRight w:val="0"/>
      <w:marTop w:val="0"/>
      <w:marBottom w:val="0"/>
      <w:divBdr>
        <w:top w:val="none" w:sz="0" w:space="0" w:color="auto"/>
        <w:left w:val="none" w:sz="0" w:space="0" w:color="auto"/>
        <w:bottom w:val="none" w:sz="0" w:space="0" w:color="auto"/>
        <w:right w:val="none" w:sz="0" w:space="0" w:color="auto"/>
      </w:divBdr>
    </w:div>
    <w:div w:id="1820921855">
      <w:bodyDiv w:val="1"/>
      <w:marLeft w:val="0"/>
      <w:marRight w:val="0"/>
      <w:marTop w:val="0"/>
      <w:marBottom w:val="0"/>
      <w:divBdr>
        <w:top w:val="none" w:sz="0" w:space="0" w:color="auto"/>
        <w:left w:val="none" w:sz="0" w:space="0" w:color="auto"/>
        <w:bottom w:val="none" w:sz="0" w:space="0" w:color="auto"/>
        <w:right w:val="none" w:sz="0" w:space="0" w:color="auto"/>
      </w:divBdr>
    </w:div>
    <w:div w:id="1826508632">
      <w:bodyDiv w:val="1"/>
      <w:marLeft w:val="0"/>
      <w:marRight w:val="0"/>
      <w:marTop w:val="0"/>
      <w:marBottom w:val="0"/>
      <w:divBdr>
        <w:top w:val="none" w:sz="0" w:space="0" w:color="auto"/>
        <w:left w:val="none" w:sz="0" w:space="0" w:color="auto"/>
        <w:bottom w:val="none" w:sz="0" w:space="0" w:color="auto"/>
        <w:right w:val="none" w:sz="0" w:space="0" w:color="auto"/>
      </w:divBdr>
    </w:div>
    <w:div w:id="1831285757">
      <w:bodyDiv w:val="1"/>
      <w:marLeft w:val="0"/>
      <w:marRight w:val="0"/>
      <w:marTop w:val="0"/>
      <w:marBottom w:val="0"/>
      <w:divBdr>
        <w:top w:val="none" w:sz="0" w:space="0" w:color="auto"/>
        <w:left w:val="none" w:sz="0" w:space="0" w:color="auto"/>
        <w:bottom w:val="none" w:sz="0" w:space="0" w:color="auto"/>
        <w:right w:val="none" w:sz="0" w:space="0" w:color="auto"/>
      </w:divBdr>
    </w:div>
    <w:div w:id="1833176215">
      <w:bodyDiv w:val="1"/>
      <w:marLeft w:val="0"/>
      <w:marRight w:val="0"/>
      <w:marTop w:val="0"/>
      <w:marBottom w:val="0"/>
      <w:divBdr>
        <w:top w:val="none" w:sz="0" w:space="0" w:color="auto"/>
        <w:left w:val="none" w:sz="0" w:space="0" w:color="auto"/>
        <w:bottom w:val="none" w:sz="0" w:space="0" w:color="auto"/>
        <w:right w:val="none" w:sz="0" w:space="0" w:color="auto"/>
      </w:divBdr>
    </w:div>
    <w:div w:id="1838957421">
      <w:bodyDiv w:val="1"/>
      <w:marLeft w:val="0"/>
      <w:marRight w:val="0"/>
      <w:marTop w:val="0"/>
      <w:marBottom w:val="0"/>
      <w:divBdr>
        <w:top w:val="none" w:sz="0" w:space="0" w:color="auto"/>
        <w:left w:val="none" w:sz="0" w:space="0" w:color="auto"/>
        <w:bottom w:val="none" w:sz="0" w:space="0" w:color="auto"/>
        <w:right w:val="none" w:sz="0" w:space="0" w:color="auto"/>
      </w:divBdr>
    </w:div>
    <w:div w:id="1841239596">
      <w:bodyDiv w:val="1"/>
      <w:marLeft w:val="0"/>
      <w:marRight w:val="0"/>
      <w:marTop w:val="0"/>
      <w:marBottom w:val="0"/>
      <w:divBdr>
        <w:top w:val="none" w:sz="0" w:space="0" w:color="auto"/>
        <w:left w:val="none" w:sz="0" w:space="0" w:color="auto"/>
        <w:bottom w:val="none" w:sz="0" w:space="0" w:color="auto"/>
        <w:right w:val="none" w:sz="0" w:space="0" w:color="auto"/>
      </w:divBdr>
    </w:div>
    <w:div w:id="1846550399">
      <w:bodyDiv w:val="1"/>
      <w:marLeft w:val="0"/>
      <w:marRight w:val="0"/>
      <w:marTop w:val="0"/>
      <w:marBottom w:val="0"/>
      <w:divBdr>
        <w:top w:val="none" w:sz="0" w:space="0" w:color="auto"/>
        <w:left w:val="none" w:sz="0" w:space="0" w:color="auto"/>
        <w:bottom w:val="none" w:sz="0" w:space="0" w:color="auto"/>
        <w:right w:val="none" w:sz="0" w:space="0" w:color="auto"/>
      </w:divBdr>
    </w:div>
    <w:div w:id="1847944137">
      <w:bodyDiv w:val="1"/>
      <w:marLeft w:val="0"/>
      <w:marRight w:val="0"/>
      <w:marTop w:val="0"/>
      <w:marBottom w:val="0"/>
      <w:divBdr>
        <w:top w:val="none" w:sz="0" w:space="0" w:color="auto"/>
        <w:left w:val="none" w:sz="0" w:space="0" w:color="auto"/>
        <w:bottom w:val="none" w:sz="0" w:space="0" w:color="auto"/>
        <w:right w:val="none" w:sz="0" w:space="0" w:color="auto"/>
      </w:divBdr>
    </w:div>
    <w:div w:id="1869173029">
      <w:bodyDiv w:val="1"/>
      <w:marLeft w:val="0"/>
      <w:marRight w:val="0"/>
      <w:marTop w:val="0"/>
      <w:marBottom w:val="0"/>
      <w:divBdr>
        <w:top w:val="none" w:sz="0" w:space="0" w:color="auto"/>
        <w:left w:val="none" w:sz="0" w:space="0" w:color="auto"/>
        <w:bottom w:val="none" w:sz="0" w:space="0" w:color="auto"/>
        <w:right w:val="none" w:sz="0" w:space="0" w:color="auto"/>
      </w:divBdr>
    </w:div>
    <w:div w:id="1872761192">
      <w:bodyDiv w:val="1"/>
      <w:marLeft w:val="0"/>
      <w:marRight w:val="0"/>
      <w:marTop w:val="0"/>
      <w:marBottom w:val="0"/>
      <w:divBdr>
        <w:top w:val="none" w:sz="0" w:space="0" w:color="auto"/>
        <w:left w:val="none" w:sz="0" w:space="0" w:color="auto"/>
        <w:bottom w:val="none" w:sz="0" w:space="0" w:color="auto"/>
        <w:right w:val="none" w:sz="0" w:space="0" w:color="auto"/>
      </w:divBdr>
    </w:div>
    <w:div w:id="1876427699">
      <w:bodyDiv w:val="1"/>
      <w:marLeft w:val="0"/>
      <w:marRight w:val="0"/>
      <w:marTop w:val="0"/>
      <w:marBottom w:val="0"/>
      <w:divBdr>
        <w:top w:val="none" w:sz="0" w:space="0" w:color="auto"/>
        <w:left w:val="none" w:sz="0" w:space="0" w:color="auto"/>
        <w:bottom w:val="none" w:sz="0" w:space="0" w:color="auto"/>
        <w:right w:val="none" w:sz="0" w:space="0" w:color="auto"/>
      </w:divBdr>
    </w:div>
    <w:div w:id="1877230607">
      <w:bodyDiv w:val="1"/>
      <w:marLeft w:val="0"/>
      <w:marRight w:val="0"/>
      <w:marTop w:val="0"/>
      <w:marBottom w:val="0"/>
      <w:divBdr>
        <w:top w:val="none" w:sz="0" w:space="0" w:color="auto"/>
        <w:left w:val="none" w:sz="0" w:space="0" w:color="auto"/>
        <w:bottom w:val="none" w:sz="0" w:space="0" w:color="auto"/>
        <w:right w:val="none" w:sz="0" w:space="0" w:color="auto"/>
      </w:divBdr>
    </w:div>
    <w:div w:id="1888494109">
      <w:bodyDiv w:val="1"/>
      <w:marLeft w:val="0"/>
      <w:marRight w:val="0"/>
      <w:marTop w:val="0"/>
      <w:marBottom w:val="0"/>
      <w:divBdr>
        <w:top w:val="none" w:sz="0" w:space="0" w:color="auto"/>
        <w:left w:val="none" w:sz="0" w:space="0" w:color="auto"/>
        <w:bottom w:val="none" w:sz="0" w:space="0" w:color="auto"/>
        <w:right w:val="none" w:sz="0" w:space="0" w:color="auto"/>
      </w:divBdr>
    </w:div>
    <w:div w:id="1892764159">
      <w:bodyDiv w:val="1"/>
      <w:marLeft w:val="0"/>
      <w:marRight w:val="0"/>
      <w:marTop w:val="0"/>
      <w:marBottom w:val="0"/>
      <w:divBdr>
        <w:top w:val="none" w:sz="0" w:space="0" w:color="auto"/>
        <w:left w:val="none" w:sz="0" w:space="0" w:color="auto"/>
        <w:bottom w:val="none" w:sz="0" w:space="0" w:color="auto"/>
        <w:right w:val="none" w:sz="0" w:space="0" w:color="auto"/>
      </w:divBdr>
    </w:div>
    <w:div w:id="1899854800">
      <w:bodyDiv w:val="1"/>
      <w:marLeft w:val="0"/>
      <w:marRight w:val="0"/>
      <w:marTop w:val="0"/>
      <w:marBottom w:val="0"/>
      <w:divBdr>
        <w:top w:val="none" w:sz="0" w:space="0" w:color="auto"/>
        <w:left w:val="none" w:sz="0" w:space="0" w:color="auto"/>
        <w:bottom w:val="none" w:sz="0" w:space="0" w:color="auto"/>
        <w:right w:val="none" w:sz="0" w:space="0" w:color="auto"/>
      </w:divBdr>
    </w:div>
    <w:div w:id="1901473639">
      <w:bodyDiv w:val="1"/>
      <w:marLeft w:val="0"/>
      <w:marRight w:val="0"/>
      <w:marTop w:val="0"/>
      <w:marBottom w:val="0"/>
      <w:divBdr>
        <w:top w:val="none" w:sz="0" w:space="0" w:color="auto"/>
        <w:left w:val="none" w:sz="0" w:space="0" w:color="auto"/>
        <w:bottom w:val="none" w:sz="0" w:space="0" w:color="auto"/>
        <w:right w:val="none" w:sz="0" w:space="0" w:color="auto"/>
      </w:divBdr>
    </w:div>
    <w:div w:id="1910841729">
      <w:bodyDiv w:val="1"/>
      <w:marLeft w:val="0"/>
      <w:marRight w:val="0"/>
      <w:marTop w:val="0"/>
      <w:marBottom w:val="0"/>
      <w:divBdr>
        <w:top w:val="none" w:sz="0" w:space="0" w:color="auto"/>
        <w:left w:val="none" w:sz="0" w:space="0" w:color="auto"/>
        <w:bottom w:val="none" w:sz="0" w:space="0" w:color="auto"/>
        <w:right w:val="none" w:sz="0" w:space="0" w:color="auto"/>
      </w:divBdr>
    </w:div>
    <w:div w:id="1918245292">
      <w:bodyDiv w:val="1"/>
      <w:marLeft w:val="0"/>
      <w:marRight w:val="0"/>
      <w:marTop w:val="0"/>
      <w:marBottom w:val="0"/>
      <w:divBdr>
        <w:top w:val="none" w:sz="0" w:space="0" w:color="auto"/>
        <w:left w:val="none" w:sz="0" w:space="0" w:color="auto"/>
        <w:bottom w:val="none" w:sz="0" w:space="0" w:color="auto"/>
        <w:right w:val="none" w:sz="0" w:space="0" w:color="auto"/>
      </w:divBdr>
    </w:div>
    <w:div w:id="1921712925">
      <w:bodyDiv w:val="1"/>
      <w:marLeft w:val="0"/>
      <w:marRight w:val="0"/>
      <w:marTop w:val="0"/>
      <w:marBottom w:val="0"/>
      <w:divBdr>
        <w:top w:val="none" w:sz="0" w:space="0" w:color="auto"/>
        <w:left w:val="none" w:sz="0" w:space="0" w:color="auto"/>
        <w:bottom w:val="none" w:sz="0" w:space="0" w:color="auto"/>
        <w:right w:val="none" w:sz="0" w:space="0" w:color="auto"/>
      </w:divBdr>
    </w:div>
    <w:div w:id="1924800960">
      <w:bodyDiv w:val="1"/>
      <w:marLeft w:val="0"/>
      <w:marRight w:val="0"/>
      <w:marTop w:val="0"/>
      <w:marBottom w:val="0"/>
      <w:divBdr>
        <w:top w:val="none" w:sz="0" w:space="0" w:color="auto"/>
        <w:left w:val="none" w:sz="0" w:space="0" w:color="auto"/>
        <w:bottom w:val="none" w:sz="0" w:space="0" w:color="auto"/>
        <w:right w:val="none" w:sz="0" w:space="0" w:color="auto"/>
      </w:divBdr>
    </w:div>
    <w:div w:id="1925600728">
      <w:bodyDiv w:val="1"/>
      <w:marLeft w:val="0"/>
      <w:marRight w:val="0"/>
      <w:marTop w:val="0"/>
      <w:marBottom w:val="0"/>
      <w:divBdr>
        <w:top w:val="none" w:sz="0" w:space="0" w:color="auto"/>
        <w:left w:val="none" w:sz="0" w:space="0" w:color="auto"/>
        <w:bottom w:val="none" w:sz="0" w:space="0" w:color="auto"/>
        <w:right w:val="none" w:sz="0" w:space="0" w:color="auto"/>
      </w:divBdr>
    </w:div>
    <w:div w:id="1932736796">
      <w:bodyDiv w:val="1"/>
      <w:marLeft w:val="0"/>
      <w:marRight w:val="0"/>
      <w:marTop w:val="0"/>
      <w:marBottom w:val="0"/>
      <w:divBdr>
        <w:top w:val="none" w:sz="0" w:space="0" w:color="auto"/>
        <w:left w:val="none" w:sz="0" w:space="0" w:color="auto"/>
        <w:bottom w:val="none" w:sz="0" w:space="0" w:color="auto"/>
        <w:right w:val="none" w:sz="0" w:space="0" w:color="auto"/>
      </w:divBdr>
    </w:div>
    <w:div w:id="1933707199">
      <w:bodyDiv w:val="1"/>
      <w:marLeft w:val="0"/>
      <w:marRight w:val="0"/>
      <w:marTop w:val="0"/>
      <w:marBottom w:val="0"/>
      <w:divBdr>
        <w:top w:val="none" w:sz="0" w:space="0" w:color="auto"/>
        <w:left w:val="none" w:sz="0" w:space="0" w:color="auto"/>
        <w:bottom w:val="none" w:sz="0" w:space="0" w:color="auto"/>
        <w:right w:val="none" w:sz="0" w:space="0" w:color="auto"/>
      </w:divBdr>
    </w:div>
    <w:div w:id="1939024689">
      <w:bodyDiv w:val="1"/>
      <w:marLeft w:val="0"/>
      <w:marRight w:val="0"/>
      <w:marTop w:val="0"/>
      <w:marBottom w:val="0"/>
      <w:divBdr>
        <w:top w:val="none" w:sz="0" w:space="0" w:color="auto"/>
        <w:left w:val="none" w:sz="0" w:space="0" w:color="auto"/>
        <w:bottom w:val="none" w:sz="0" w:space="0" w:color="auto"/>
        <w:right w:val="none" w:sz="0" w:space="0" w:color="auto"/>
      </w:divBdr>
    </w:div>
    <w:div w:id="1951544665">
      <w:bodyDiv w:val="1"/>
      <w:marLeft w:val="0"/>
      <w:marRight w:val="0"/>
      <w:marTop w:val="0"/>
      <w:marBottom w:val="0"/>
      <w:divBdr>
        <w:top w:val="none" w:sz="0" w:space="0" w:color="auto"/>
        <w:left w:val="none" w:sz="0" w:space="0" w:color="auto"/>
        <w:bottom w:val="none" w:sz="0" w:space="0" w:color="auto"/>
        <w:right w:val="none" w:sz="0" w:space="0" w:color="auto"/>
      </w:divBdr>
    </w:div>
    <w:div w:id="1952276629">
      <w:bodyDiv w:val="1"/>
      <w:marLeft w:val="0"/>
      <w:marRight w:val="0"/>
      <w:marTop w:val="0"/>
      <w:marBottom w:val="0"/>
      <w:divBdr>
        <w:top w:val="none" w:sz="0" w:space="0" w:color="auto"/>
        <w:left w:val="none" w:sz="0" w:space="0" w:color="auto"/>
        <w:bottom w:val="none" w:sz="0" w:space="0" w:color="auto"/>
        <w:right w:val="none" w:sz="0" w:space="0" w:color="auto"/>
      </w:divBdr>
    </w:div>
    <w:div w:id="1953394542">
      <w:bodyDiv w:val="1"/>
      <w:marLeft w:val="0"/>
      <w:marRight w:val="0"/>
      <w:marTop w:val="0"/>
      <w:marBottom w:val="0"/>
      <w:divBdr>
        <w:top w:val="none" w:sz="0" w:space="0" w:color="auto"/>
        <w:left w:val="none" w:sz="0" w:space="0" w:color="auto"/>
        <w:bottom w:val="none" w:sz="0" w:space="0" w:color="auto"/>
        <w:right w:val="none" w:sz="0" w:space="0" w:color="auto"/>
      </w:divBdr>
    </w:div>
    <w:div w:id="1955594581">
      <w:bodyDiv w:val="1"/>
      <w:marLeft w:val="0"/>
      <w:marRight w:val="0"/>
      <w:marTop w:val="0"/>
      <w:marBottom w:val="0"/>
      <w:divBdr>
        <w:top w:val="none" w:sz="0" w:space="0" w:color="auto"/>
        <w:left w:val="none" w:sz="0" w:space="0" w:color="auto"/>
        <w:bottom w:val="none" w:sz="0" w:space="0" w:color="auto"/>
        <w:right w:val="none" w:sz="0" w:space="0" w:color="auto"/>
      </w:divBdr>
    </w:div>
    <w:div w:id="1958020951">
      <w:bodyDiv w:val="1"/>
      <w:marLeft w:val="0"/>
      <w:marRight w:val="0"/>
      <w:marTop w:val="0"/>
      <w:marBottom w:val="0"/>
      <w:divBdr>
        <w:top w:val="none" w:sz="0" w:space="0" w:color="auto"/>
        <w:left w:val="none" w:sz="0" w:space="0" w:color="auto"/>
        <w:bottom w:val="none" w:sz="0" w:space="0" w:color="auto"/>
        <w:right w:val="none" w:sz="0" w:space="0" w:color="auto"/>
      </w:divBdr>
    </w:div>
    <w:div w:id="1958751639">
      <w:bodyDiv w:val="1"/>
      <w:marLeft w:val="0"/>
      <w:marRight w:val="0"/>
      <w:marTop w:val="0"/>
      <w:marBottom w:val="0"/>
      <w:divBdr>
        <w:top w:val="none" w:sz="0" w:space="0" w:color="auto"/>
        <w:left w:val="none" w:sz="0" w:space="0" w:color="auto"/>
        <w:bottom w:val="none" w:sz="0" w:space="0" w:color="auto"/>
        <w:right w:val="none" w:sz="0" w:space="0" w:color="auto"/>
      </w:divBdr>
    </w:div>
    <w:div w:id="1960455190">
      <w:bodyDiv w:val="1"/>
      <w:marLeft w:val="0"/>
      <w:marRight w:val="0"/>
      <w:marTop w:val="0"/>
      <w:marBottom w:val="0"/>
      <w:divBdr>
        <w:top w:val="none" w:sz="0" w:space="0" w:color="auto"/>
        <w:left w:val="none" w:sz="0" w:space="0" w:color="auto"/>
        <w:bottom w:val="none" w:sz="0" w:space="0" w:color="auto"/>
        <w:right w:val="none" w:sz="0" w:space="0" w:color="auto"/>
      </w:divBdr>
    </w:div>
    <w:div w:id="1961305517">
      <w:bodyDiv w:val="1"/>
      <w:marLeft w:val="0"/>
      <w:marRight w:val="0"/>
      <w:marTop w:val="0"/>
      <w:marBottom w:val="0"/>
      <w:divBdr>
        <w:top w:val="none" w:sz="0" w:space="0" w:color="auto"/>
        <w:left w:val="none" w:sz="0" w:space="0" w:color="auto"/>
        <w:bottom w:val="none" w:sz="0" w:space="0" w:color="auto"/>
        <w:right w:val="none" w:sz="0" w:space="0" w:color="auto"/>
      </w:divBdr>
    </w:div>
    <w:div w:id="1962760759">
      <w:bodyDiv w:val="1"/>
      <w:marLeft w:val="0"/>
      <w:marRight w:val="0"/>
      <w:marTop w:val="0"/>
      <w:marBottom w:val="0"/>
      <w:divBdr>
        <w:top w:val="none" w:sz="0" w:space="0" w:color="auto"/>
        <w:left w:val="none" w:sz="0" w:space="0" w:color="auto"/>
        <w:bottom w:val="none" w:sz="0" w:space="0" w:color="auto"/>
        <w:right w:val="none" w:sz="0" w:space="0" w:color="auto"/>
      </w:divBdr>
    </w:div>
    <w:div w:id="1965573454">
      <w:bodyDiv w:val="1"/>
      <w:marLeft w:val="0"/>
      <w:marRight w:val="0"/>
      <w:marTop w:val="0"/>
      <w:marBottom w:val="0"/>
      <w:divBdr>
        <w:top w:val="none" w:sz="0" w:space="0" w:color="auto"/>
        <w:left w:val="none" w:sz="0" w:space="0" w:color="auto"/>
        <w:bottom w:val="none" w:sz="0" w:space="0" w:color="auto"/>
        <w:right w:val="none" w:sz="0" w:space="0" w:color="auto"/>
      </w:divBdr>
    </w:div>
    <w:div w:id="1965769030">
      <w:bodyDiv w:val="1"/>
      <w:marLeft w:val="0"/>
      <w:marRight w:val="0"/>
      <w:marTop w:val="0"/>
      <w:marBottom w:val="0"/>
      <w:divBdr>
        <w:top w:val="none" w:sz="0" w:space="0" w:color="auto"/>
        <w:left w:val="none" w:sz="0" w:space="0" w:color="auto"/>
        <w:bottom w:val="none" w:sz="0" w:space="0" w:color="auto"/>
        <w:right w:val="none" w:sz="0" w:space="0" w:color="auto"/>
      </w:divBdr>
    </w:div>
    <w:div w:id="1974017530">
      <w:bodyDiv w:val="1"/>
      <w:marLeft w:val="0"/>
      <w:marRight w:val="0"/>
      <w:marTop w:val="0"/>
      <w:marBottom w:val="0"/>
      <w:divBdr>
        <w:top w:val="none" w:sz="0" w:space="0" w:color="auto"/>
        <w:left w:val="none" w:sz="0" w:space="0" w:color="auto"/>
        <w:bottom w:val="none" w:sz="0" w:space="0" w:color="auto"/>
        <w:right w:val="none" w:sz="0" w:space="0" w:color="auto"/>
      </w:divBdr>
    </w:div>
    <w:div w:id="1976450116">
      <w:bodyDiv w:val="1"/>
      <w:marLeft w:val="0"/>
      <w:marRight w:val="0"/>
      <w:marTop w:val="0"/>
      <w:marBottom w:val="0"/>
      <w:divBdr>
        <w:top w:val="none" w:sz="0" w:space="0" w:color="auto"/>
        <w:left w:val="none" w:sz="0" w:space="0" w:color="auto"/>
        <w:bottom w:val="none" w:sz="0" w:space="0" w:color="auto"/>
        <w:right w:val="none" w:sz="0" w:space="0" w:color="auto"/>
      </w:divBdr>
    </w:div>
    <w:div w:id="1979873227">
      <w:bodyDiv w:val="1"/>
      <w:marLeft w:val="0"/>
      <w:marRight w:val="0"/>
      <w:marTop w:val="0"/>
      <w:marBottom w:val="0"/>
      <w:divBdr>
        <w:top w:val="none" w:sz="0" w:space="0" w:color="auto"/>
        <w:left w:val="none" w:sz="0" w:space="0" w:color="auto"/>
        <w:bottom w:val="none" w:sz="0" w:space="0" w:color="auto"/>
        <w:right w:val="none" w:sz="0" w:space="0" w:color="auto"/>
      </w:divBdr>
    </w:div>
    <w:div w:id="1986472341">
      <w:bodyDiv w:val="1"/>
      <w:marLeft w:val="0"/>
      <w:marRight w:val="0"/>
      <w:marTop w:val="0"/>
      <w:marBottom w:val="0"/>
      <w:divBdr>
        <w:top w:val="none" w:sz="0" w:space="0" w:color="auto"/>
        <w:left w:val="none" w:sz="0" w:space="0" w:color="auto"/>
        <w:bottom w:val="none" w:sz="0" w:space="0" w:color="auto"/>
        <w:right w:val="none" w:sz="0" w:space="0" w:color="auto"/>
      </w:divBdr>
    </w:div>
    <w:div w:id="1988706859">
      <w:bodyDiv w:val="1"/>
      <w:marLeft w:val="0"/>
      <w:marRight w:val="0"/>
      <w:marTop w:val="0"/>
      <w:marBottom w:val="0"/>
      <w:divBdr>
        <w:top w:val="none" w:sz="0" w:space="0" w:color="auto"/>
        <w:left w:val="none" w:sz="0" w:space="0" w:color="auto"/>
        <w:bottom w:val="none" w:sz="0" w:space="0" w:color="auto"/>
        <w:right w:val="none" w:sz="0" w:space="0" w:color="auto"/>
      </w:divBdr>
    </w:div>
    <w:div w:id="1999335534">
      <w:bodyDiv w:val="1"/>
      <w:marLeft w:val="0"/>
      <w:marRight w:val="0"/>
      <w:marTop w:val="0"/>
      <w:marBottom w:val="0"/>
      <w:divBdr>
        <w:top w:val="none" w:sz="0" w:space="0" w:color="auto"/>
        <w:left w:val="none" w:sz="0" w:space="0" w:color="auto"/>
        <w:bottom w:val="none" w:sz="0" w:space="0" w:color="auto"/>
        <w:right w:val="none" w:sz="0" w:space="0" w:color="auto"/>
      </w:divBdr>
    </w:div>
    <w:div w:id="2000618837">
      <w:bodyDiv w:val="1"/>
      <w:marLeft w:val="0"/>
      <w:marRight w:val="0"/>
      <w:marTop w:val="0"/>
      <w:marBottom w:val="0"/>
      <w:divBdr>
        <w:top w:val="none" w:sz="0" w:space="0" w:color="auto"/>
        <w:left w:val="none" w:sz="0" w:space="0" w:color="auto"/>
        <w:bottom w:val="none" w:sz="0" w:space="0" w:color="auto"/>
        <w:right w:val="none" w:sz="0" w:space="0" w:color="auto"/>
      </w:divBdr>
    </w:div>
    <w:div w:id="2002464399">
      <w:bodyDiv w:val="1"/>
      <w:marLeft w:val="0"/>
      <w:marRight w:val="0"/>
      <w:marTop w:val="0"/>
      <w:marBottom w:val="0"/>
      <w:divBdr>
        <w:top w:val="none" w:sz="0" w:space="0" w:color="auto"/>
        <w:left w:val="none" w:sz="0" w:space="0" w:color="auto"/>
        <w:bottom w:val="none" w:sz="0" w:space="0" w:color="auto"/>
        <w:right w:val="none" w:sz="0" w:space="0" w:color="auto"/>
      </w:divBdr>
    </w:div>
    <w:div w:id="2003854653">
      <w:bodyDiv w:val="1"/>
      <w:marLeft w:val="0"/>
      <w:marRight w:val="0"/>
      <w:marTop w:val="0"/>
      <w:marBottom w:val="0"/>
      <w:divBdr>
        <w:top w:val="none" w:sz="0" w:space="0" w:color="auto"/>
        <w:left w:val="none" w:sz="0" w:space="0" w:color="auto"/>
        <w:bottom w:val="none" w:sz="0" w:space="0" w:color="auto"/>
        <w:right w:val="none" w:sz="0" w:space="0" w:color="auto"/>
      </w:divBdr>
    </w:div>
    <w:div w:id="2004579191">
      <w:bodyDiv w:val="1"/>
      <w:marLeft w:val="0"/>
      <w:marRight w:val="0"/>
      <w:marTop w:val="0"/>
      <w:marBottom w:val="0"/>
      <w:divBdr>
        <w:top w:val="none" w:sz="0" w:space="0" w:color="auto"/>
        <w:left w:val="none" w:sz="0" w:space="0" w:color="auto"/>
        <w:bottom w:val="none" w:sz="0" w:space="0" w:color="auto"/>
        <w:right w:val="none" w:sz="0" w:space="0" w:color="auto"/>
      </w:divBdr>
    </w:div>
    <w:div w:id="2004703960">
      <w:bodyDiv w:val="1"/>
      <w:marLeft w:val="0"/>
      <w:marRight w:val="0"/>
      <w:marTop w:val="0"/>
      <w:marBottom w:val="0"/>
      <w:divBdr>
        <w:top w:val="none" w:sz="0" w:space="0" w:color="auto"/>
        <w:left w:val="none" w:sz="0" w:space="0" w:color="auto"/>
        <w:bottom w:val="none" w:sz="0" w:space="0" w:color="auto"/>
        <w:right w:val="none" w:sz="0" w:space="0" w:color="auto"/>
      </w:divBdr>
    </w:div>
    <w:div w:id="2013487584">
      <w:bodyDiv w:val="1"/>
      <w:marLeft w:val="0"/>
      <w:marRight w:val="0"/>
      <w:marTop w:val="0"/>
      <w:marBottom w:val="0"/>
      <w:divBdr>
        <w:top w:val="none" w:sz="0" w:space="0" w:color="auto"/>
        <w:left w:val="none" w:sz="0" w:space="0" w:color="auto"/>
        <w:bottom w:val="none" w:sz="0" w:space="0" w:color="auto"/>
        <w:right w:val="none" w:sz="0" w:space="0" w:color="auto"/>
      </w:divBdr>
    </w:div>
    <w:div w:id="2014410224">
      <w:bodyDiv w:val="1"/>
      <w:marLeft w:val="0"/>
      <w:marRight w:val="0"/>
      <w:marTop w:val="0"/>
      <w:marBottom w:val="0"/>
      <w:divBdr>
        <w:top w:val="none" w:sz="0" w:space="0" w:color="auto"/>
        <w:left w:val="none" w:sz="0" w:space="0" w:color="auto"/>
        <w:bottom w:val="none" w:sz="0" w:space="0" w:color="auto"/>
        <w:right w:val="none" w:sz="0" w:space="0" w:color="auto"/>
      </w:divBdr>
    </w:div>
    <w:div w:id="2016640388">
      <w:bodyDiv w:val="1"/>
      <w:marLeft w:val="0"/>
      <w:marRight w:val="0"/>
      <w:marTop w:val="0"/>
      <w:marBottom w:val="0"/>
      <w:divBdr>
        <w:top w:val="none" w:sz="0" w:space="0" w:color="auto"/>
        <w:left w:val="none" w:sz="0" w:space="0" w:color="auto"/>
        <w:bottom w:val="none" w:sz="0" w:space="0" w:color="auto"/>
        <w:right w:val="none" w:sz="0" w:space="0" w:color="auto"/>
      </w:divBdr>
    </w:div>
    <w:div w:id="2020934228">
      <w:bodyDiv w:val="1"/>
      <w:marLeft w:val="0"/>
      <w:marRight w:val="0"/>
      <w:marTop w:val="0"/>
      <w:marBottom w:val="0"/>
      <w:divBdr>
        <w:top w:val="none" w:sz="0" w:space="0" w:color="auto"/>
        <w:left w:val="none" w:sz="0" w:space="0" w:color="auto"/>
        <w:bottom w:val="none" w:sz="0" w:space="0" w:color="auto"/>
        <w:right w:val="none" w:sz="0" w:space="0" w:color="auto"/>
      </w:divBdr>
    </w:div>
    <w:div w:id="2023169516">
      <w:bodyDiv w:val="1"/>
      <w:marLeft w:val="0"/>
      <w:marRight w:val="0"/>
      <w:marTop w:val="0"/>
      <w:marBottom w:val="0"/>
      <w:divBdr>
        <w:top w:val="none" w:sz="0" w:space="0" w:color="auto"/>
        <w:left w:val="none" w:sz="0" w:space="0" w:color="auto"/>
        <w:bottom w:val="none" w:sz="0" w:space="0" w:color="auto"/>
        <w:right w:val="none" w:sz="0" w:space="0" w:color="auto"/>
      </w:divBdr>
    </w:div>
    <w:div w:id="2023389209">
      <w:bodyDiv w:val="1"/>
      <w:marLeft w:val="0"/>
      <w:marRight w:val="0"/>
      <w:marTop w:val="0"/>
      <w:marBottom w:val="0"/>
      <w:divBdr>
        <w:top w:val="none" w:sz="0" w:space="0" w:color="auto"/>
        <w:left w:val="none" w:sz="0" w:space="0" w:color="auto"/>
        <w:bottom w:val="none" w:sz="0" w:space="0" w:color="auto"/>
        <w:right w:val="none" w:sz="0" w:space="0" w:color="auto"/>
      </w:divBdr>
    </w:div>
    <w:div w:id="2025553728">
      <w:bodyDiv w:val="1"/>
      <w:marLeft w:val="0"/>
      <w:marRight w:val="0"/>
      <w:marTop w:val="0"/>
      <w:marBottom w:val="0"/>
      <w:divBdr>
        <w:top w:val="none" w:sz="0" w:space="0" w:color="auto"/>
        <w:left w:val="none" w:sz="0" w:space="0" w:color="auto"/>
        <w:bottom w:val="none" w:sz="0" w:space="0" w:color="auto"/>
        <w:right w:val="none" w:sz="0" w:space="0" w:color="auto"/>
      </w:divBdr>
    </w:div>
    <w:div w:id="2027903250">
      <w:bodyDiv w:val="1"/>
      <w:marLeft w:val="0"/>
      <w:marRight w:val="0"/>
      <w:marTop w:val="0"/>
      <w:marBottom w:val="0"/>
      <w:divBdr>
        <w:top w:val="none" w:sz="0" w:space="0" w:color="auto"/>
        <w:left w:val="none" w:sz="0" w:space="0" w:color="auto"/>
        <w:bottom w:val="none" w:sz="0" w:space="0" w:color="auto"/>
        <w:right w:val="none" w:sz="0" w:space="0" w:color="auto"/>
      </w:divBdr>
    </w:div>
    <w:div w:id="2033220479">
      <w:bodyDiv w:val="1"/>
      <w:marLeft w:val="0"/>
      <w:marRight w:val="0"/>
      <w:marTop w:val="0"/>
      <w:marBottom w:val="0"/>
      <w:divBdr>
        <w:top w:val="none" w:sz="0" w:space="0" w:color="auto"/>
        <w:left w:val="none" w:sz="0" w:space="0" w:color="auto"/>
        <w:bottom w:val="none" w:sz="0" w:space="0" w:color="auto"/>
        <w:right w:val="none" w:sz="0" w:space="0" w:color="auto"/>
      </w:divBdr>
    </w:div>
    <w:div w:id="2039235512">
      <w:bodyDiv w:val="1"/>
      <w:marLeft w:val="0"/>
      <w:marRight w:val="0"/>
      <w:marTop w:val="0"/>
      <w:marBottom w:val="0"/>
      <w:divBdr>
        <w:top w:val="none" w:sz="0" w:space="0" w:color="auto"/>
        <w:left w:val="none" w:sz="0" w:space="0" w:color="auto"/>
        <w:bottom w:val="none" w:sz="0" w:space="0" w:color="auto"/>
        <w:right w:val="none" w:sz="0" w:space="0" w:color="auto"/>
      </w:divBdr>
    </w:div>
    <w:div w:id="2043244219">
      <w:bodyDiv w:val="1"/>
      <w:marLeft w:val="0"/>
      <w:marRight w:val="0"/>
      <w:marTop w:val="0"/>
      <w:marBottom w:val="0"/>
      <w:divBdr>
        <w:top w:val="none" w:sz="0" w:space="0" w:color="auto"/>
        <w:left w:val="none" w:sz="0" w:space="0" w:color="auto"/>
        <w:bottom w:val="none" w:sz="0" w:space="0" w:color="auto"/>
        <w:right w:val="none" w:sz="0" w:space="0" w:color="auto"/>
      </w:divBdr>
    </w:div>
    <w:div w:id="2046758825">
      <w:bodyDiv w:val="1"/>
      <w:marLeft w:val="0"/>
      <w:marRight w:val="0"/>
      <w:marTop w:val="0"/>
      <w:marBottom w:val="0"/>
      <w:divBdr>
        <w:top w:val="none" w:sz="0" w:space="0" w:color="auto"/>
        <w:left w:val="none" w:sz="0" w:space="0" w:color="auto"/>
        <w:bottom w:val="none" w:sz="0" w:space="0" w:color="auto"/>
        <w:right w:val="none" w:sz="0" w:space="0" w:color="auto"/>
      </w:divBdr>
    </w:div>
    <w:div w:id="2047094265">
      <w:bodyDiv w:val="1"/>
      <w:marLeft w:val="0"/>
      <w:marRight w:val="0"/>
      <w:marTop w:val="0"/>
      <w:marBottom w:val="0"/>
      <w:divBdr>
        <w:top w:val="none" w:sz="0" w:space="0" w:color="auto"/>
        <w:left w:val="none" w:sz="0" w:space="0" w:color="auto"/>
        <w:bottom w:val="none" w:sz="0" w:space="0" w:color="auto"/>
        <w:right w:val="none" w:sz="0" w:space="0" w:color="auto"/>
      </w:divBdr>
    </w:div>
    <w:div w:id="2048333143">
      <w:bodyDiv w:val="1"/>
      <w:marLeft w:val="0"/>
      <w:marRight w:val="0"/>
      <w:marTop w:val="0"/>
      <w:marBottom w:val="0"/>
      <w:divBdr>
        <w:top w:val="none" w:sz="0" w:space="0" w:color="auto"/>
        <w:left w:val="none" w:sz="0" w:space="0" w:color="auto"/>
        <w:bottom w:val="none" w:sz="0" w:space="0" w:color="auto"/>
        <w:right w:val="none" w:sz="0" w:space="0" w:color="auto"/>
      </w:divBdr>
    </w:div>
    <w:div w:id="2062710207">
      <w:bodyDiv w:val="1"/>
      <w:marLeft w:val="0"/>
      <w:marRight w:val="0"/>
      <w:marTop w:val="0"/>
      <w:marBottom w:val="0"/>
      <w:divBdr>
        <w:top w:val="none" w:sz="0" w:space="0" w:color="auto"/>
        <w:left w:val="none" w:sz="0" w:space="0" w:color="auto"/>
        <w:bottom w:val="none" w:sz="0" w:space="0" w:color="auto"/>
        <w:right w:val="none" w:sz="0" w:space="0" w:color="auto"/>
      </w:divBdr>
    </w:div>
    <w:div w:id="2065177750">
      <w:bodyDiv w:val="1"/>
      <w:marLeft w:val="0"/>
      <w:marRight w:val="0"/>
      <w:marTop w:val="0"/>
      <w:marBottom w:val="0"/>
      <w:divBdr>
        <w:top w:val="none" w:sz="0" w:space="0" w:color="auto"/>
        <w:left w:val="none" w:sz="0" w:space="0" w:color="auto"/>
        <w:bottom w:val="none" w:sz="0" w:space="0" w:color="auto"/>
        <w:right w:val="none" w:sz="0" w:space="0" w:color="auto"/>
      </w:divBdr>
    </w:div>
    <w:div w:id="2067876147">
      <w:bodyDiv w:val="1"/>
      <w:marLeft w:val="0"/>
      <w:marRight w:val="0"/>
      <w:marTop w:val="0"/>
      <w:marBottom w:val="0"/>
      <w:divBdr>
        <w:top w:val="none" w:sz="0" w:space="0" w:color="auto"/>
        <w:left w:val="none" w:sz="0" w:space="0" w:color="auto"/>
        <w:bottom w:val="none" w:sz="0" w:space="0" w:color="auto"/>
        <w:right w:val="none" w:sz="0" w:space="0" w:color="auto"/>
      </w:divBdr>
    </w:div>
    <w:div w:id="2069038250">
      <w:bodyDiv w:val="1"/>
      <w:marLeft w:val="0"/>
      <w:marRight w:val="0"/>
      <w:marTop w:val="0"/>
      <w:marBottom w:val="0"/>
      <w:divBdr>
        <w:top w:val="none" w:sz="0" w:space="0" w:color="auto"/>
        <w:left w:val="none" w:sz="0" w:space="0" w:color="auto"/>
        <w:bottom w:val="none" w:sz="0" w:space="0" w:color="auto"/>
        <w:right w:val="none" w:sz="0" w:space="0" w:color="auto"/>
      </w:divBdr>
    </w:div>
    <w:div w:id="2077511184">
      <w:bodyDiv w:val="1"/>
      <w:marLeft w:val="0"/>
      <w:marRight w:val="0"/>
      <w:marTop w:val="0"/>
      <w:marBottom w:val="0"/>
      <w:divBdr>
        <w:top w:val="none" w:sz="0" w:space="0" w:color="auto"/>
        <w:left w:val="none" w:sz="0" w:space="0" w:color="auto"/>
        <w:bottom w:val="none" w:sz="0" w:space="0" w:color="auto"/>
        <w:right w:val="none" w:sz="0" w:space="0" w:color="auto"/>
      </w:divBdr>
    </w:div>
    <w:div w:id="2077705801">
      <w:bodyDiv w:val="1"/>
      <w:marLeft w:val="0"/>
      <w:marRight w:val="0"/>
      <w:marTop w:val="0"/>
      <w:marBottom w:val="0"/>
      <w:divBdr>
        <w:top w:val="none" w:sz="0" w:space="0" w:color="auto"/>
        <w:left w:val="none" w:sz="0" w:space="0" w:color="auto"/>
        <w:bottom w:val="none" w:sz="0" w:space="0" w:color="auto"/>
        <w:right w:val="none" w:sz="0" w:space="0" w:color="auto"/>
      </w:divBdr>
    </w:div>
    <w:div w:id="2078354831">
      <w:bodyDiv w:val="1"/>
      <w:marLeft w:val="0"/>
      <w:marRight w:val="0"/>
      <w:marTop w:val="0"/>
      <w:marBottom w:val="0"/>
      <w:divBdr>
        <w:top w:val="none" w:sz="0" w:space="0" w:color="auto"/>
        <w:left w:val="none" w:sz="0" w:space="0" w:color="auto"/>
        <w:bottom w:val="none" w:sz="0" w:space="0" w:color="auto"/>
        <w:right w:val="none" w:sz="0" w:space="0" w:color="auto"/>
      </w:divBdr>
    </w:div>
    <w:div w:id="2079740420">
      <w:bodyDiv w:val="1"/>
      <w:marLeft w:val="0"/>
      <w:marRight w:val="0"/>
      <w:marTop w:val="0"/>
      <w:marBottom w:val="0"/>
      <w:divBdr>
        <w:top w:val="none" w:sz="0" w:space="0" w:color="auto"/>
        <w:left w:val="none" w:sz="0" w:space="0" w:color="auto"/>
        <w:bottom w:val="none" w:sz="0" w:space="0" w:color="auto"/>
        <w:right w:val="none" w:sz="0" w:space="0" w:color="auto"/>
      </w:divBdr>
    </w:div>
    <w:div w:id="2079786680">
      <w:bodyDiv w:val="1"/>
      <w:marLeft w:val="0"/>
      <w:marRight w:val="0"/>
      <w:marTop w:val="0"/>
      <w:marBottom w:val="0"/>
      <w:divBdr>
        <w:top w:val="none" w:sz="0" w:space="0" w:color="auto"/>
        <w:left w:val="none" w:sz="0" w:space="0" w:color="auto"/>
        <w:bottom w:val="none" w:sz="0" w:space="0" w:color="auto"/>
        <w:right w:val="none" w:sz="0" w:space="0" w:color="auto"/>
      </w:divBdr>
    </w:div>
    <w:div w:id="2081978096">
      <w:bodyDiv w:val="1"/>
      <w:marLeft w:val="0"/>
      <w:marRight w:val="0"/>
      <w:marTop w:val="0"/>
      <w:marBottom w:val="0"/>
      <w:divBdr>
        <w:top w:val="none" w:sz="0" w:space="0" w:color="auto"/>
        <w:left w:val="none" w:sz="0" w:space="0" w:color="auto"/>
        <w:bottom w:val="none" w:sz="0" w:space="0" w:color="auto"/>
        <w:right w:val="none" w:sz="0" w:space="0" w:color="auto"/>
      </w:divBdr>
    </w:div>
    <w:div w:id="2086027667">
      <w:bodyDiv w:val="1"/>
      <w:marLeft w:val="0"/>
      <w:marRight w:val="0"/>
      <w:marTop w:val="0"/>
      <w:marBottom w:val="0"/>
      <w:divBdr>
        <w:top w:val="none" w:sz="0" w:space="0" w:color="auto"/>
        <w:left w:val="none" w:sz="0" w:space="0" w:color="auto"/>
        <w:bottom w:val="none" w:sz="0" w:space="0" w:color="auto"/>
        <w:right w:val="none" w:sz="0" w:space="0" w:color="auto"/>
      </w:divBdr>
    </w:div>
    <w:div w:id="2091659836">
      <w:bodyDiv w:val="1"/>
      <w:marLeft w:val="0"/>
      <w:marRight w:val="0"/>
      <w:marTop w:val="0"/>
      <w:marBottom w:val="0"/>
      <w:divBdr>
        <w:top w:val="none" w:sz="0" w:space="0" w:color="auto"/>
        <w:left w:val="none" w:sz="0" w:space="0" w:color="auto"/>
        <w:bottom w:val="none" w:sz="0" w:space="0" w:color="auto"/>
        <w:right w:val="none" w:sz="0" w:space="0" w:color="auto"/>
      </w:divBdr>
    </w:div>
    <w:div w:id="2091809195">
      <w:bodyDiv w:val="1"/>
      <w:marLeft w:val="0"/>
      <w:marRight w:val="0"/>
      <w:marTop w:val="0"/>
      <w:marBottom w:val="0"/>
      <w:divBdr>
        <w:top w:val="none" w:sz="0" w:space="0" w:color="auto"/>
        <w:left w:val="none" w:sz="0" w:space="0" w:color="auto"/>
        <w:bottom w:val="none" w:sz="0" w:space="0" w:color="auto"/>
        <w:right w:val="none" w:sz="0" w:space="0" w:color="auto"/>
      </w:divBdr>
    </w:div>
    <w:div w:id="2097090153">
      <w:bodyDiv w:val="1"/>
      <w:marLeft w:val="0"/>
      <w:marRight w:val="0"/>
      <w:marTop w:val="0"/>
      <w:marBottom w:val="0"/>
      <w:divBdr>
        <w:top w:val="none" w:sz="0" w:space="0" w:color="auto"/>
        <w:left w:val="none" w:sz="0" w:space="0" w:color="auto"/>
        <w:bottom w:val="none" w:sz="0" w:space="0" w:color="auto"/>
        <w:right w:val="none" w:sz="0" w:space="0" w:color="auto"/>
      </w:divBdr>
    </w:div>
    <w:div w:id="2100174807">
      <w:bodyDiv w:val="1"/>
      <w:marLeft w:val="0"/>
      <w:marRight w:val="0"/>
      <w:marTop w:val="0"/>
      <w:marBottom w:val="0"/>
      <w:divBdr>
        <w:top w:val="none" w:sz="0" w:space="0" w:color="auto"/>
        <w:left w:val="none" w:sz="0" w:space="0" w:color="auto"/>
        <w:bottom w:val="none" w:sz="0" w:space="0" w:color="auto"/>
        <w:right w:val="none" w:sz="0" w:space="0" w:color="auto"/>
      </w:divBdr>
    </w:div>
    <w:div w:id="2102290459">
      <w:bodyDiv w:val="1"/>
      <w:marLeft w:val="0"/>
      <w:marRight w:val="0"/>
      <w:marTop w:val="0"/>
      <w:marBottom w:val="0"/>
      <w:divBdr>
        <w:top w:val="none" w:sz="0" w:space="0" w:color="auto"/>
        <w:left w:val="none" w:sz="0" w:space="0" w:color="auto"/>
        <w:bottom w:val="none" w:sz="0" w:space="0" w:color="auto"/>
        <w:right w:val="none" w:sz="0" w:space="0" w:color="auto"/>
      </w:divBdr>
    </w:div>
    <w:div w:id="2102604285">
      <w:bodyDiv w:val="1"/>
      <w:marLeft w:val="0"/>
      <w:marRight w:val="0"/>
      <w:marTop w:val="0"/>
      <w:marBottom w:val="0"/>
      <w:divBdr>
        <w:top w:val="none" w:sz="0" w:space="0" w:color="auto"/>
        <w:left w:val="none" w:sz="0" w:space="0" w:color="auto"/>
        <w:bottom w:val="none" w:sz="0" w:space="0" w:color="auto"/>
        <w:right w:val="none" w:sz="0" w:space="0" w:color="auto"/>
      </w:divBdr>
    </w:div>
    <w:div w:id="2105684393">
      <w:bodyDiv w:val="1"/>
      <w:marLeft w:val="0"/>
      <w:marRight w:val="0"/>
      <w:marTop w:val="0"/>
      <w:marBottom w:val="0"/>
      <w:divBdr>
        <w:top w:val="none" w:sz="0" w:space="0" w:color="auto"/>
        <w:left w:val="none" w:sz="0" w:space="0" w:color="auto"/>
        <w:bottom w:val="none" w:sz="0" w:space="0" w:color="auto"/>
        <w:right w:val="none" w:sz="0" w:space="0" w:color="auto"/>
      </w:divBdr>
    </w:div>
    <w:div w:id="2107115767">
      <w:bodyDiv w:val="1"/>
      <w:marLeft w:val="0"/>
      <w:marRight w:val="0"/>
      <w:marTop w:val="0"/>
      <w:marBottom w:val="0"/>
      <w:divBdr>
        <w:top w:val="none" w:sz="0" w:space="0" w:color="auto"/>
        <w:left w:val="none" w:sz="0" w:space="0" w:color="auto"/>
        <w:bottom w:val="none" w:sz="0" w:space="0" w:color="auto"/>
        <w:right w:val="none" w:sz="0" w:space="0" w:color="auto"/>
      </w:divBdr>
    </w:div>
    <w:div w:id="2107915614">
      <w:bodyDiv w:val="1"/>
      <w:marLeft w:val="0"/>
      <w:marRight w:val="0"/>
      <w:marTop w:val="0"/>
      <w:marBottom w:val="0"/>
      <w:divBdr>
        <w:top w:val="none" w:sz="0" w:space="0" w:color="auto"/>
        <w:left w:val="none" w:sz="0" w:space="0" w:color="auto"/>
        <w:bottom w:val="none" w:sz="0" w:space="0" w:color="auto"/>
        <w:right w:val="none" w:sz="0" w:space="0" w:color="auto"/>
      </w:divBdr>
    </w:div>
    <w:div w:id="2116823366">
      <w:bodyDiv w:val="1"/>
      <w:marLeft w:val="0"/>
      <w:marRight w:val="0"/>
      <w:marTop w:val="0"/>
      <w:marBottom w:val="0"/>
      <w:divBdr>
        <w:top w:val="none" w:sz="0" w:space="0" w:color="auto"/>
        <w:left w:val="none" w:sz="0" w:space="0" w:color="auto"/>
        <w:bottom w:val="none" w:sz="0" w:space="0" w:color="auto"/>
        <w:right w:val="none" w:sz="0" w:space="0" w:color="auto"/>
      </w:divBdr>
    </w:div>
    <w:div w:id="2119830862">
      <w:bodyDiv w:val="1"/>
      <w:marLeft w:val="0"/>
      <w:marRight w:val="0"/>
      <w:marTop w:val="0"/>
      <w:marBottom w:val="0"/>
      <w:divBdr>
        <w:top w:val="none" w:sz="0" w:space="0" w:color="auto"/>
        <w:left w:val="none" w:sz="0" w:space="0" w:color="auto"/>
        <w:bottom w:val="none" w:sz="0" w:space="0" w:color="auto"/>
        <w:right w:val="none" w:sz="0" w:space="0" w:color="auto"/>
      </w:divBdr>
    </w:div>
    <w:div w:id="2128772707">
      <w:bodyDiv w:val="1"/>
      <w:marLeft w:val="0"/>
      <w:marRight w:val="0"/>
      <w:marTop w:val="0"/>
      <w:marBottom w:val="0"/>
      <w:divBdr>
        <w:top w:val="none" w:sz="0" w:space="0" w:color="auto"/>
        <w:left w:val="none" w:sz="0" w:space="0" w:color="auto"/>
        <w:bottom w:val="none" w:sz="0" w:space="0" w:color="auto"/>
        <w:right w:val="none" w:sz="0" w:space="0" w:color="auto"/>
      </w:divBdr>
    </w:div>
    <w:div w:id="2130276591">
      <w:bodyDiv w:val="1"/>
      <w:marLeft w:val="0"/>
      <w:marRight w:val="0"/>
      <w:marTop w:val="0"/>
      <w:marBottom w:val="0"/>
      <w:divBdr>
        <w:top w:val="none" w:sz="0" w:space="0" w:color="auto"/>
        <w:left w:val="none" w:sz="0" w:space="0" w:color="auto"/>
        <w:bottom w:val="none" w:sz="0" w:space="0" w:color="auto"/>
        <w:right w:val="none" w:sz="0" w:space="0" w:color="auto"/>
      </w:divBdr>
    </w:div>
    <w:div w:id="2136677631">
      <w:bodyDiv w:val="1"/>
      <w:marLeft w:val="0"/>
      <w:marRight w:val="0"/>
      <w:marTop w:val="0"/>
      <w:marBottom w:val="0"/>
      <w:divBdr>
        <w:top w:val="none" w:sz="0" w:space="0" w:color="auto"/>
        <w:left w:val="none" w:sz="0" w:space="0" w:color="auto"/>
        <w:bottom w:val="none" w:sz="0" w:space="0" w:color="auto"/>
        <w:right w:val="none" w:sz="0" w:space="0" w:color="auto"/>
      </w:divBdr>
    </w:div>
    <w:div w:id="2143188425">
      <w:bodyDiv w:val="1"/>
      <w:marLeft w:val="0"/>
      <w:marRight w:val="0"/>
      <w:marTop w:val="0"/>
      <w:marBottom w:val="0"/>
      <w:divBdr>
        <w:top w:val="none" w:sz="0" w:space="0" w:color="auto"/>
        <w:left w:val="none" w:sz="0" w:space="0" w:color="auto"/>
        <w:bottom w:val="none" w:sz="0" w:space="0" w:color="auto"/>
        <w:right w:val="none" w:sz="0" w:space="0" w:color="auto"/>
      </w:divBdr>
    </w:div>
    <w:div w:id="2145661249">
      <w:bodyDiv w:val="1"/>
      <w:marLeft w:val="0"/>
      <w:marRight w:val="0"/>
      <w:marTop w:val="0"/>
      <w:marBottom w:val="0"/>
      <w:divBdr>
        <w:top w:val="none" w:sz="0" w:space="0" w:color="auto"/>
        <w:left w:val="none" w:sz="0" w:space="0" w:color="auto"/>
        <w:bottom w:val="none" w:sz="0" w:space="0" w:color="auto"/>
        <w:right w:val="none" w:sz="0" w:space="0" w:color="auto"/>
      </w:divBdr>
    </w:div>
    <w:div w:id="214689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Users\christinaheadley\Documents\Learn\Tech%20Comm%20II\Module%206%20IO\donut%20industry%20segmen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win.ebmud\district\home\cheadley\Learning\Technical%20Communication%20II\Module%206%20Industry%20Overview\donut%20chart%20market%20sh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Consumer Electronics</a:t>
            </a:r>
          </a:p>
          <a:p>
            <a:pPr>
              <a:defRPr sz="1600"/>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Industry Segments (%)</a:t>
            </a:r>
            <a:endParaRPr lang="en-US" sz="1600" b="0">
              <a:effectLst/>
              <a:latin typeface="Helvetica Neue" panose="02000503000000020004" pitchFamily="2" charset="0"/>
              <a:ea typeface="Helvetica Neue" panose="02000503000000020004" pitchFamily="2" charset="0"/>
              <a:cs typeface="Helvetica Neue" panose="02000503000000020004" pitchFamily="2"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941-1F4E-8B24-17AAC3E492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941-1F4E-8B24-17AAC3E492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941-1F4E-8B24-17AAC3E492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941-1F4E-8B24-17AAC3E49275}"/>
              </c:ext>
            </c:extLst>
          </c:dPt>
          <c:dLbls>
            <c:dLbl>
              <c:idx val="0"/>
              <c:layout>
                <c:manualLayout>
                  <c:x val="-0.14515099742034826"/>
                  <c:y val="5.47795908594257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941-1F4E-8B24-17AAC3E49275}"/>
                </c:ext>
              </c:extLst>
            </c:dLbl>
            <c:dLbl>
              <c:idx val="1"/>
              <c:layout>
                <c:manualLayout>
                  <c:x val="7.5316710411198598E-2"/>
                  <c:y val="-0.156221033868092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41-1F4E-8B24-17AAC3E49275}"/>
                </c:ext>
              </c:extLst>
            </c:dLbl>
            <c:dLbl>
              <c:idx val="2"/>
              <c:layout>
                <c:manualLayout>
                  <c:x val="0.11171708223972003"/>
                  <c:y val="0.10300672309009502"/>
                </c:manualLayout>
              </c:layout>
              <c:tx>
                <c:rich>
                  <a:bodyPr/>
                  <a:lstStyle/>
                  <a:p>
                    <a:fld id="{5658D84B-CF75-F84B-9727-7DF8B879329E}" type="VALUE">
                      <a:rPr lang="en-US" sz="1000">
                        <a:latin typeface="Helvetica Neue" panose="02000503000000020004" pitchFamily="2" charset="0"/>
                        <a:ea typeface="Helvetica Neue" panose="02000503000000020004" pitchFamily="2" charset="0"/>
                        <a:cs typeface="Helvetica Neue" panose="02000503000000020004" pitchFamily="2" charset="0"/>
                      </a:rPr>
                      <a:pPr/>
                      <a:t>[VALUE]</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941-1F4E-8B24-17AAC3E49275}"/>
                </c:ext>
              </c:extLst>
            </c:dLbl>
            <c:dLbl>
              <c:idx val="3"/>
              <c:layout>
                <c:manualLayout>
                  <c:x val="8.2758092738407698E-3"/>
                  <c:y val="2.01911659438292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941-1F4E-8B24-17AAC3E4927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Telephony</c:v>
                </c:pt>
                <c:pt idx="1">
                  <c:v>Computing</c:v>
                </c:pt>
                <c:pt idx="2">
                  <c:v>TV, Radio, and Multimedia</c:v>
                </c:pt>
                <c:pt idx="3">
                  <c:v>Wearables</c:v>
                </c:pt>
              </c:strCache>
            </c:strRef>
          </c:cat>
          <c:val>
            <c:numRef>
              <c:f>Sheet1!$B$2:$B$5</c:f>
              <c:numCache>
                <c:formatCode>General</c:formatCode>
                <c:ptCount val="4"/>
                <c:pt idx="0">
                  <c:v>47.6</c:v>
                </c:pt>
                <c:pt idx="1">
                  <c:v>25.1</c:v>
                </c:pt>
                <c:pt idx="2">
                  <c:v>24.7</c:v>
                </c:pt>
                <c:pt idx="3">
                  <c:v>2.6</c:v>
                </c:pt>
              </c:numCache>
            </c:numRef>
          </c:val>
          <c:extLst>
            <c:ext xmlns:c16="http://schemas.microsoft.com/office/drawing/2014/chart" uri="{C3380CC4-5D6E-409C-BE32-E72D297353CC}">
              <c16:uniqueId val="{00000008-4941-1F4E-8B24-17AAC3E492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6F8183">
          <a:lumMod val="40000"/>
          <a:lumOff val="60000"/>
        </a:srgb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pPr>
            <a:r>
              <a:rPr lang="en-US" sz="1600" b="0">
                <a:latin typeface="Helvetica Neue" panose="02000503000000020004" pitchFamily="2" charset="0"/>
                <a:ea typeface="Helvetica Neue" panose="02000503000000020004" pitchFamily="2" charset="0"/>
                <a:cs typeface="Helvetica Neue" panose="02000503000000020004" pitchFamily="2" charset="0"/>
              </a:rPr>
              <a:t>2018 Vendor Market Share</a:t>
            </a:r>
            <a:r>
              <a:rPr lang="en-US" sz="1600" b="0" baseline="0">
                <a:latin typeface="Helvetica Neue" panose="02000503000000020004" pitchFamily="2" charset="0"/>
                <a:ea typeface="Helvetica Neue" panose="02000503000000020004" pitchFamily="2" charset="0"/>
                <a:cs typeface="Helvetica Neue" panose="02000503000000020004" pitchFamily="2" charset="0"/>
              </a:rPr>
              <a:t> (%) by Global Unit S</a:t>
            </a:r>
            <a:r>
              <a:rPr lang="en-US" sz="1600" b="0">
                <a:latin typeface="Helvetica Neue" panose="02000503000000020004" pitchFamily="2" charset="0"/>
                <a:ea typeface="Helvetica Neue" panose="02000503000000020004" pitchFamily="2" charset="0"/>
                <a:cs typeface="Helvetica Neue" panose="02000503000000020004" pitchFamily="2" charset="0"/>
              </a:rPr>
              <a:t>hipments</a:t>
            </a:r>
          </a:p>
        </c:rich>
      </c:tx>
      <c:overlay val="0"/>
    </c:title>
    <c:autoTitleDeleted val="0"/>
    <c:plotArea>
      <c:layout/>
      <c:ofPieChart>
        <c:ofPieType val="bar"/>
        <c:varyColors val="1"/>
        <c:ser>
          <c:idx val="0"/>
          <c:order val="0"/>
          <c:dPt>
            <c:idx val="1"/>
            <c:bubble3D val="0"/>
            <c:spPr>
              <a:solidFill>
                <a:srgbClr val="00B050"/>
              </a:solidFill>
            </c:spPr>
            <c:extLst>
              <c:ext xmlns:c16="http://schemas.microsoft.com/office/drawing/2014/chart" uri="{C3380CC4-5D6E-409C-BE32-E72D297353CC}">
                <c16:uniqueId val="{00000001-EEF5-8140-8874-D44ED90DC958}"/>
              </c:ext>
            </c:extLst>
          </c:dPt>
          <c:dPt>
            <c:idx val="2"/>
            <c:bubble3D val="0"/>
            <c:spPr>
              <a:solidFill>
                <a:schemeClr val="accent5">
                  <a:lumMod val="60000"/>
                  <a:lumOff val="40000"/>
                </a:schemeClr>
              </a:solidFill>
            </c:spPr>
            <c:extLst>
              <c:ext xmlns:c16="http://schemas.microsoft.com/office/drawing/2014/chart" uri="{C3380CC4-5D6E-409C-BE32-E72D297353CC}">
                <c16:uniqueId val="{00000002-EEF5-8140-8874-D44ED90DC958}"/>
              </c:ext>
            </c:extLst>
          </c:dPt>
          <c:dPt>
            <c:idx val="3"/>
            <c:bubble3D val="0"/>
            <c:spPr>
              <a:solidFill>
                <a:srgbClr val="0070C0"/>
              </a:solidFill>
            </c:spPr>
            <c:extLst>
              <c:ext xmlns:c16="http://schemas.microsoft.com/office/drawing/2014/chart" uri="{C3380CC4-5D6E-409C-BE32-E72D297353CC}">
                <c16:uniqueId val="{00000001-902B-A14B-B903-DCC748753E55}"/>
              </c:ext>
            </c:extLst>
          </c:dPt>
          <c:dPt>
            <c:idx val="4"/>
            <c:bubble3D val="0"/>
            <c:spPr>
              <a:solidFill>
                <a:srgbClr val="FFC000"/>
              </a:solidFill>
            </c:spPr>
            <c:extLst>
              <c:ext xmlns:c16="http://schemas.microsoft.com/office/drawing/2014/chart" uri="{C3380CC4-5D6E-409C-BE32-E72D297353CC}">
                <c16:uniqueId val="{00000000-902B-A14B-B903-DCC748753E55}"/>
              </c:ext>
            </c:extLst>
          </c:dPt>
          <c:dLbls>
            <c:dLbl>
              <c:idx val="0"/>
              <c:layout>
                <c:manualLayout>
                  <c:x val="-1.1974482688524982E-2"/>
                  <c:y val="-0.15950422863808691"/>
                </c:manualLayout>
              </c:layout>
              <c:tx>
                <c:rich>
                  <a:bodyPr/>
                  <a:lstStyle/>
                  <a:p>
                    <a:r>
                      <a:rPr lang="en-US"/>
                      <a:t>43.5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EF5-8140-8874-D44ED90DC958}"/>
                </c:ext>
              </c:extLst>
            </c:dLbl>
            <c:dLbl>
              <c:idx val="1"/>
              <c:layout>
                <c:manualLayout>
                  <c:x val="0.10295099217381426"/>
                  <c:y val="5.0573053368328957E-2"/>
                </c:manualLayout>
              </c:layout>
              <c:tx>
                <c:rich>
                  <a:bodyPr/>
                  <a:lstStyle/>
                  <a:p>
                    <a:r>
                      <a:rPr lang="en-US"/>
                      <a:t>16.5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EF5-8140-8874-D44ED90DC958}"/>
                </c:ext>
              </c:extLst>
            </c:dLbl>
            <c:dLbl>
              <c:idx val="2"/>
              <c:layout>
                <c:manualLayout>
                  <c:x val="4.7828098936380105E-2"/>
                  <c:y val="0.136894502770487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EF5-8140-8874-D44ED90DC958}"/>
                </c:ext>
              </c:extLst>
            </c:dLbl>
            <c:dLbl>
              <c:idx val="5"/>
              <c:layout>
                <c:manualLayout>
                  <c:x val="-6.0744115413819289E-3"/>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EF5-8140-8874-D44ED90DC958}"/>
                </c:ext>
              </c:extLst>
            </c:dLbl>
            <c:dLbl>
              <c:idx val="6"/>
              <c:layout>
                <c:manualLayout>
                  <c:x val="-9.111617312072892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EF5-8140-8874-D44ED90DC958}"/>
                </c:ext>
              </c:extLst>
            </c:dLbl>
            <c:numFmt formatCode="#,##0.0" sourceLinked="0"/>
            <c:spPr>
              <a:ln>
                <a:noFill/>
              </a:ln>
            </c:spPr>
            <c:txPr>
              <a:bodyPr wrap="square" lIns="38100" tIns="19050" rIns="38100" bIns="19050" anchor="ctr">
                <a:spAutoFit/>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extLst>
              <c:ext xmlns:c15="http://schemas.microsoft.com/office/drawing/2012/chart" uri="{CE6537A1-D6FC-4f65-9D91-7224C49458BB}"/>
            </c:extLst>
          </c:dLbls>
          <c:cat>
            <c:strRef>
              <c:f>Data!$C$5:$I$5</c:f>
              <c:strCache>
                <c:ptCount val="7"/>
                <c:pt idx="0">
                  <c:v>Other</c:v>
                </c:pt>
                <c:pt idx="1">
                  <c:v>Apple</c:v>
                </c:pt>
                <c:pt idx="2">
                  <c:v>Xiaomi</c:v>
                </c:pt>
                <c:pt idx="3">
                  <c:v>Fitbit</c:v>
                </c:pt>
                <c:pt idx="4">
                  <c:v>Huawei</c:v>
                </c:pt>
                <c:pt idx="5">
                  <c:v>Samsung</c:v>
                </c:pt>
                <c:pt idx="6">
                  <c:v>Garmin</c:v>
                </c:pt>
              </c:strCache>
            </c:strRef>
          </c:cat>
          <c:val>
            <c:numRef>
              <c:f>Data!$C$6:$I$6</c:f>
              <c:numCache>
                <c:formatCode>General</c:formatCode>
                <c:ptCount val="7"/>
                <c:pt idx="0">
                  <c:v>43.55</c:v>
                </c:pt>
                <c:pt idx="1">
                  <c:v>16.549999999999997</c:v>
                </c:pt>
                <c:pt idx="2">
                  <c:v>16.324999999999999</c:v>
                </c:pt>
                <c:pt idx="3">
                  <c:v>11.15</c:v>
                </c:pt>
                <c:pt idx="4">
                  <c:v>6.8000000000000007</c:v>
                </c:pt>
                <c:pt idx="5">
                  <c:v>3.0999999999999996</c:v>
                </c:pt>
                <c:pt idx="6">
                  <c:v>2.5750000000000002</c:v>
                </c:pt>
              </c:numCache>
            </c:numRef>
          </c:val>
          <c:extLst>
            <c:ext xmlns:c16="http://schemas.microsoft.com/office/drawing/2014/chart" uri="{C3380CC4-5D6E-409C-BE32-E72D297353CC}">
              <c16:uniqueId val="{00000005-EEF5-8140-8874-D44ED90DC958}"/>
            </c:ext>
          </c:extLst>
        </c:ser>
        <c:dLbls>
          <c:showLegendKey val="0"/>
          <c:showVal val="1"/>
          <c:showCatName val="0"/>
          <c:showSerName val="0"/>
          <c:showPercent val="0"/>
          <c:showBubbleSize val="0"/>
          <c:showLeaderLines val="1"/>
        </c:dLbls>
        <c:gapWidth val="78"/>
        <c:splitType val="cust"/>
        <c:custSplit>
          <c:secondPiePt val="5"/>
          <c:secondPiePt val="6"/>
        </c:custSplit>
        <c:secondPieSize val="18"/>
        <c:serLines/>
      </c:ofPieChart>
    </c:plotArea>
    <c:legend>
      <c:legendPos val="r"/>
      <c:layout>
        <c:manualLayout>
          <c:xMode val="edge"/>
          <c:yMode val="edge"/>
          <c:x val="0.82762126707255768"/>
          <c:y val="0.35423364885572417"/>
          <c:w val="0.12540030029878552"/>
          <c:h val="0.48645937688228924"/>
        </c:manualLayout>
      </c:layout>
      <c:overlay val="0"/>
      <c:txPr>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legend>
    <c:plotVisOnly val="1"/>
    <c:dispBlanksAs val="gap"/>
    <c:showDLblsOverMax val="0"/>
  </c:chart>
  <c:spPr>
    <a:ln>
      <a:solidFill>
        <a:schemeClr val="accent6">
          <a:lumMod val="40000"/>
          <a:lumOff val="60000"/>
        </a:schemeClr>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IBI19</b:Tag>
    <b:SourceType>InternetSite</b:SourceType>
    <b:Guid>{E203D386-A5C4-9649-8EA7-5BB2BDD45B56}</b:Guid>
    <b:Author>
      <b:Author>
        <b:Corporate>IBISWorld</b:Corporate>
      </b:Author>
    </b:Author>
    <b:Title>Products &amp; Markets</b:Title>
    <b:URL>http://clients1.ibisworld.com.libproxy.berkeley.edu/reports/us/industry/productsandmarkets.aspx?entid=1024</b:URL>
    <b:YearAccessed>2019</b:YearAccessed>
    <b:MonthAccessed>August</b:MonthAccessed>
    <b:DayAccessed>13</b:DayAccessed>
    <b:RefOrder>4</b:RefOrder>
  </b:Source>
  <b:Source>
    <b:Tag>Sta19</b:Tag>
    <b:SourceType>InternetSite</b:SourceType>
    <b:Guid>{B634F02D-0A7F-6747-80AC-81B690A97655}</b:Guid>
    <b:Author>
      <b:Author>
        <b:Corporate>Consumer Technology Association</b:Corporate>
      </b:Author>
    </b:Author>
    <b:Title>Wholesale revenue consumer electronics (CE) shipments in the U.S. from 2009 to 2019 (in billions of U.S. dollars)</b:Title>
    <b:URL>https://www-statista-com.libproxy.berkeley.edu/statistics/272115/revenue-growth-ce-industry/</b:URL>
    <b:Year>2019</b:Year>
    <b:Month>January</b:Month>
    <b:Day>6</b:Day>
    <b:YearAccessed>2019</b:YearAccessed>
    <b:MonthAccessed>August</b:MonthAccessed>
    <b:DayAccessed>13</b:DayAccessed>
    <b:RefOrder>5</b:RefOrder>
  </b:Source>
  <b:Source>
    <b:Tag>Sta191</b:Tag>
    <b:SourceType>InternetSite</b:SourceType>
    <b:Guid>{F073FF41-99D4-D741-B6FA-5BC0DFD18AA5}</b:Guid>
    <b:Author>
      <b:Author>
        <b:Corporate>Statistica</b:Corporate>
      </b:Author>
    </b:Author>
    <b:Title>Consumer Electronics</b:Title>
    <b:URL>https://www-statista-com.libproxy.berkeley.edu/markets/418/topic/485/consumer-electronics/</b:URL>
    <b:YearAccessed>2019</b:YearAccessed>
    <b:MonthAccessed>August</b:MonthAccessed>
    <b:DayAccessed>13</b:DayAccessed>
    <b:RefOrder>6</b:RefOrder>
  </b:Source>
  <b:Source>
    <b:Tag>Sta192</b:Tag>
    <b:SourceType>InternetSite</b:SourceType>
    <b:Guid>{A2834C76-1C43-594C-A7F9-8C80CC767800}</b:Guid>
    <b:Author>
      <b:Author>
        <b:Corporate>Statistica</b:Corporate>
      </b:Author>
    </b:Author>
    <b:Title>Consumer Electronics - United States</b:Title>
    <b:YearAccessed>2019</b:YearAccessed>
    <b:MonthAccessed>August</b:MonthAccessed>
    <b:DayAccessed>10</b:DayAccessed>
    <b:URL>https://www-statista-com.libproxy.berkeley.edu/outlook/15000000/109/consumer-electronics/united-states</b:URL>
    <b:RefOrder>7</b:RefOrder>
  </b:Source>
  <b:Source>
    <b:Tag>IBI191</b:Tag>
    <b:SourceType>DocumentFromInternetSite</b:SourceType>
    <b:Guid>{469F733D-1F4B-2342-ACCA-D8683FB92AA5}</b:Guid>
    <b:Author>
      <b:Author>
        <b:Corporate>IBISWorld</b:Corporate>
      </b:Author>
    </b:Author>
    <b:Title>Competitive Landscape</b:Title>
    <b:URL>http://clients1.ibisworld.com.libproxy.berkeley.edu/reports/gl/industry/competitivelandscape.aspx?indid=970</b:URL>
    <b:YearAccessed>2019</b:YearAccessed>
    <b:MonthAccessed>August</b:MonthAccessed>
    <b:DayAccessed>10</b:DayAccessed>
    <b:RefOrder>9</b:RefOrder>
  </b:Source>
  <b:Source>
    <b:Tag>IBI192</b:Tag>
    <b:SourceType>DocumentFromInternetSite</b:SourceType>
    <b:Guid>{EA8653F2-755B-9B4B-98B3-5933319D065B}</b:Guid>
    <b:Author>
      <b:Author>
        <b:Corporate>IBISWorld</b:Corporate>
      </b:Author>
    </b:Author>
    <b:Title>Percentage of households with at least one computer</b:Title>
    <b:URL>http://clients1.ibisworld.com.libproxy.berkeley.edu/reports/us/bed/default.aspx?bedid=4068</b:URL>
    <b:Year>2019</b:Year>
    <b:Month>August</b:Month>
    <b:YearAccessed>2019</b:YearAccessed>
    <b:MonthAccessed>August</b:MonthAccessed>
    <b:DayAccessed>14</b:DayAccessed>
    <b:RefOrder>10</b:RefOrder>
  </b:Source>
  <b:Source>
    <b:Tag>Petry</b:Tag>
    <b:SourceType>InternetSite</b:SourceType>
    <b:Guid>{D331D74D-9C71-1B48-85EC-E124D92D9F3E}</b:Guid>
    <b:Author>
      <b:Author>
        <b:NameList>
          <b:Person>
            <b:Last>Petrock</b:Last>
            <b:First>Victoria</b:First>
          </b:Person>
        </b:NameList>
      </b:Author>
    </b:Author>
    <b:Title>Top 10 Tech Trends from CES 2019</b:Title>
    <b:URL>https://content-na1.emarketer.com/top-10-tech-trends-from-ces-2019</b:URL>
    <b:Year>February</b:Year>
    <b:Month>20</b:Month>
    <b:Day>2019</b:Day>
    <b:YearAccessed>2019</b:YearAccessed>
    <b:MonthAccessed>August</b:MonthAccessed>
    <b:DayAccessed>14</b:DayAccessed>
    <b:InternetSiteTitle>eMarketer.com</b:InternetSiteTitle>
    <b:RefOrder>11</b:RefOrder>
  </b:Source>
  <b:Source>
    <b:Tag>Sta17</b:Tag>
    <b:SourceType>InternetSite</b:SourceType>
    <b:Guid>{63EF6F4E-64B2-894B-96F0-7EC80816F5FA}</b:Guid>
    <b:Author>
      <b:Author>
        <b:Corporate>Statistica</b:Corporate>
      </b:Author>
    </b:Author>
    <b:Title>Value of the consumer electronics market worldwide from 2015 to 2016 (in billion U.S. dollars), by product category</b:Title>
    <b:URL>https://www-statista-com.libproxy.berkeley.edu/statistics/697201/global-consumer-electronics-market-value-by-product-category/</b:URL>
    <b:Year>2017</b:Year>
    <b:Month>April</b:Month>
    <b:Day>7</b:Day>
    <b:YearAccessed>2019</b:YearAccessed>
    <b:MonthAccessed>August</b:MonthAccessed>
    <b:DayAccessed>11</b:DayAccessed>
    <b:RefOrder>12</b:RefOrder>
  </b:Source>
  <b:Source>
    <b:Tag>Tra17</b:Tag>
    <b:SourceType>InternetSite</b:SourceType>
    <b:Guid>{63F5B6F9-1D49-8945-94DE-1E523553F69C}</b:Guid>
    <b:Author>
      <b:Author>
        <b:Corporate>Tractica</b:Corporate>
      </b:Author>
    </b:Author>
    <b:URL>https://www-statista-com.libproxy.berkeley.edu/statistics/610447/wearable-device-revenue-worldwide/</b:URL>
    <b:Year>2017</b:Year>
    <b:Month>September</b:Month>
    <b:Day>30</b:Day>
    <b:YearAccessed>2019</b:YearAccessed>
    <b:MonthAccessed>August</b:MonthAccessed>
    <b:DayAccessed>13</b:DayAccessed>
    <b:Title>Wearable device sales revenue worldwide from 2016 to 2022 (in billion U.S. dollars)</b:Title>
    <b:InternetSiteTitle>Statistica</b:InternetSiteTitle>
    <b:RefOrder>13</b:RefOrder>
  </b:Source>
  <b:Source>
    <b:Tag>Yor19</b:Tag>
    <b:SourceType>InternetSite</b:SourceType>
    <b:Guid>{71C67A32-998F-1049-BFC3-446547646CA0}</b:Guid>
    <b:Author>
      <b:Author>
        <b:NameList>
          <b:Person>
            <b:Last>Wurmser</b:Last>
            <b:First>Yoram</b:First>
          </b:Person>
        </b:NameList>
      </b:Author>
    </b:Author>
    <b:Title>Wearables 2019</b:Title>
    <b:URL>https://content-na1.emarketer.com/wearables-2019</b:URL>
    <b:Year>2019</b:Year>
    <b:Month>January</b:Month>
    <b:Day>3</b:Day>
    <b:YearAccessed>2019</b:YearAccessed>
    <b:MonthAccessed>August</b:MonthAccessed>
    <b:DayAccessed>11</b:DayAccessed>
    <b:RefOrder>15</b:RefOrder>
  </b:Source>
  <b:Source>
    <b:Tag>Mar19</b:Tag>
    <b:SourceType>InternetSite</b:SourceType>
    <b:Guid>{224B3CCF-165A-5142-A76C-4C4C1428F2A3}</b:Guid>
    <b:Author>
      <b:Author>
        <b:Corporate>Market Research Future</b:Corporate>
      </b:Author>
    </b:Author>
    <b:Title>Wearable Technology Market Research Report- Forecast 2022</b:Title>
    <b:URL>https://www.marketresearchfuture.com/reports/wearable-technology-market-2336</b:URL>
    <b:Year>2019</b:Year>
    <b:Month>May</b:Month>
    <b:YearAccessed>2019</b:YearAccessed>
    <b:MonthAccessed>August</b:MonthAccessed>
    <b:DayAccessed>17</b:DayAccessed>
    <b:RefOrder>16</b:RefOrder>
  </b:Source>
  <b:Source>
    <b:Tag>Com15</b:Tag>
    <b:SourceType>InternetSite</b:SourceType>
    <b:Guid>{C099FE98-5A29-1D44-AD65-076E4EE42D63}</b:Guid>
    <b:Author>
      <b:Author>
        <b:Corporate>Compass Intelligence</b:Corporate>
      </b:Author>
    </b:Author>
    <b:Title>Consumer wearables revenues in the United States from 2014 to 2019 (in billion U.S. dollars)</b:Title>
    <b:URL>https://www-statista-com.libproxy.berkeley.edu/statistics/503455/consumer-wearables-revenues-in-the-us/</b:URL>
    <b:Year>2015</b:Year>
    <b:Month>October</b:Month>
    <b:Day>19</b:Day>
    <b:YearAccessed>2019</b:YearAccessed>
    <b:MonthAccessed>August</b:MonthAccessed>
    <b:DayAccessed>17</b:DayAccessed>
    <b:InternetSiteTitle>Statistica</b:InternetSiteTitle>
    <b:RefOrder>14</b:RefOrder>
  </b:Source>
  <b:Source>
    <b:Tag>Gar17</b:Tag>
    <b:SourceType>InternetSite</b:SourceType>
    <b:Guid>{8C8E6A86-EFE2-3247-A228-A6BA3A3F7659}</b:Guid>
    <b:Author>
      <b:Author>
        <b:NameList>
          <b:Person>
            <b:Last>Garcia</b:Last>
            <b:First>Krista</b:First>
          </b:Person>
        </b:NameList>
      </b:Author>
    </b:Author>
    <b:Title>Consumer Electronics Stores and Digital Commerce 2017: Trends and Benchmarks</b:Title>
    <b:URL>http://totalaccess.emarketer.com/reports/viewer.aspx?r=2002132&amp;ipauth=y</b:URL>
    <b:Year>2017</b:Year>
    <b:Month>November</b:Month>
    <b:Day>13</b:Day>
    <b:YearAccessed>2019</b:YearAccessed>
    <b:MonthAccessed>August</b:MonthAccessed>
    <b:DayAccessed>11</b:DayAccessed>
    <b:InternetSiteTitle>eMarketer</b:InternetSiteTitle>
    <b:RefOrder>18</b:RefOrder>
  </b:Source>
  <b:Source>
    <b:Tag>Con15</b:Tag>
    <b:SourceType>InternetSite</b:SourceType>
    <b:Guid>{45F42F97-94C4-734D-A86E-50810BB836C1}</b:Guid>
    <b:Author>
      <b:Author>
        <b:Corporate>Consumer Technology Association</b:Corporate>
      </b:Author>
    </b:Author>
    <b:Title>Wearables wholesale sales in the United States from 2012 to 2015 (in million U.S. dollars)</b:Title>
    <b:URL>https://www-statista-com.libproxy.berkeley.edu/statistics/495619/wearables-sales-by-category-in-the-us/</b:URL>
    <b:Year>2015</b:Year>
    <b:Month>November</b:Month>
    <b:Day>15</b:Day>
    <b:YearAccessed>2019</b:YearAccessed>
    <b:MonthAccessed>August</b:MonthAccessed>
    <b:DayAccessed>13</b:DayAccessed>
    <b:InternetSiteTitle>Statistica</b:InternetSiteTitle>
    <b:RefOrder>19</b:RefOrder>
  </b:Source>
  <b:Source>
    <b:Tag>Ber19</b:Tag>
    <b:SourceType>InternetSite</b:SourceType>
    <b:Guid>{3C44F809-2D87-2D4A-B468-4461E6262C21}</b:Guid>
    <b:Author>
      <b:Author>
        <b:Corporate>Berg Insight</b:Corporate>
      </b:Author>
    </b:Author>
    <b:Title>Chart: Smartwatch and Total Wearable Device Shipments Worldwide, 2018 &amp; 2023 (millions)</b:Title>
    <b:URL>http://totalaccess.emarketer.com/chart.aspx?r=228302&amp;ipauth=y</b:URL>
    <b:Year>2019</b:Year>
    <b:Month>May</b:Month>
    <b:Day>6</b:Day>
    <b:YearAccessed>2019</b:YearAccessed>
    <b:MonthAccessed>August</b:MonthAccessed>
    <b:DayAccessed>11</b:DayAccessed>
    <b:InternetSiteTitle>eMarketer</b:InternetSiteTitle>
    <b:RefOrder>20</b:RefOrder>
  </b:Source>
  <b:Source>
    <b:Tag>Sta193</b:Tag>
    <b:SourceType>DocumentFromInternetSite</b:SourceType>
    <b:Guid>{5A3AD97C-1DE2-5046-A32B-34F56A8713D5}</b:Guid>
    <b:Title>Wearable devices dossier</b:Title>
    <b:URL>https://www-statista-com.libproxy.berkeley.edu/study/15607/wearable-technology-statista-dossier/</b:URL>
    <b:Year>2019</b:Year>
    <b:YearAccessed>2019</b:YearAccessed>
    <b:MonthAccessed>August</b:MonthAccessed>
    <b:DayAccessed>11</b:DayAccessed>
    <b:Author>
      <b:Author>
        <b:Corporate>Statistica</b:Corporate>
      </b:Author>
    </b:Author>
    <b:RefOrder>21</b:RefOrder>
  </b:Source>
  <b:Source>
    <b:Tag>Sta18</b:Tag>
    <b:SourceType>DocumentFromInternetSite</b:SourceType>
    <b:Guid>{18FBEE29-3E8A-C641-A8AC-A2E3BF3FB832}</b:Guid>
    <b:Author>
      <b:Author>
        <b:Corporate>Statistica</b:Corporate>
      </b:Author>
    </b:Author>
    <b:Title>Retail: Consumer Electronics in the U.S. 2018</b:Title>
    <b:URL>https://www-statista-com.libproxy.berkeley.edu/study/22661/industry-report-electronics-and-appliance-stores/</b:URL>
    <b:Year>2018</b:Year>
    <b:Month>June</b:Month>
    <b:YearAccessed>2019</b:YearAccessed>
    <b:MonthAccessed>August</b:MonthAccessed>
    <b:DayAccessed>11</b:DayAccessed>
    <b:RefOrder>22</b:RefOrder>
  </b:Source>
  <b:Source>
    <b:Tag>Poe19</b:Tag>
    <b:SourceType>Report</b:SourceType>
    <b:Guid>{07FE9330-A325-4742-8E3B-48FA569A208B}</b:Guid>
    <b:Title>Digital Trends (Consumer) US, April 2019</b:Title>
    <b:Year>2019</b:Year>
    <b:Publisher>Mintel Group Ltd</b:Publisher>
    <b:Author>
      <b:Author>
        <b:NameList>
          <b:Person>
            <b:Last>Poelking</b:Last>
            <b:First>John</b:First>
          </b:Person>
        </b:NameList>
      </b:Author>
    </b:Author>
    <b:RefOrder>23</b:RefOrder>
  </b:Source>
  <b:Source>
    <b:Tag>Mor19</b:Tag>
    <b:SourceType>InternetSite</b:SourceType>
    <b:Guid>{5508CE3C-6F63-ED4B-A136-AC84A2632C2C}</b:Guid>
    <b:Author>
      <b:Author>
        <b:Corporate>Mordor Intelligence</b:Corporate>
      </b:Author>
    </b:Author>
    <b:Title>Smart Wearable Market - Growth, Trends, And Forecast (2019 - 2024)</b:Title>
    <b:URL>https://www.mordorintelligence.com/industry-reports/smart-wearables-market</b:URL>
    <b:YearAccessed>2019</b:YearAccessed>
    <b:MonthAccessed>August</b:MonthAccessed>
    <b:DayAccessed>11</b:DayAccessed>
    <b:RefOrder>17</b:RefOrder>
  </b:Source>
  <b:Source>
    <b:Tag>Seg19</b:Tag>
    <b:SourceType>InternetSite</b:SourceType>
    <b:Guid>{86D6BE34-D6E6-1248-B7AD-E17F3D23F733}</b:Guid>
    <b:Title>What is 5G?</b:Title>
    <b:Year>2019</b:Year>
    <b:URL>https://www.pcmag.com/article/345387/what-is-5g</b:URL>
    <b:Month>April</b:Month>
    <b:Day>16</b:Day>
    <b:YearAccessed>2019</b:YearAccessed>
    <b:MonthAccessed>August</b:MonthAccessed>
    <b:DayAccessed>17</b:DayAccessed>
    <b:Author>
      <b:Author>
        <b:NameList>
          <b:Person>
            <b:Last>Segan</b:Last>
            <b:First>Sascha</b:First>
          </b:Person>
        </b:NameList>
      </b:Author>
    </b:Author>
    <b:InternetSiteTitle>PC Mag</b:InternetSiteTitle>
    <b:RefOrder>24</b:RefOrder>
  </b:Source>
  <b:Source>
    <b:Tag>Con19</b:Tag>
    <b:SourceType>InternetSite</b:SourceType>
    <b:Guid>{308954D3-5FE7-D54F-8311-573458599AC4}</b:Guid>
    <b:Author>
      <b:Author>
        <b:Corporate>Consumer Technology Association</b:Corporate>
      </b:Author>
    </b:Author>
    <b:Title>U.S. Consumer Tech Sales To Surpass $400 Billion Milestone in 2019, Says CTA</b:Title>
    <b:URL>https://www.cta.tech/News/Press-Releases/2019/July/U-S-Consumer-Tech-Sales-To-Surpass-$400-Billion-M.aspx</b:URL>
    <b:Year>2019</b:Year>
    <b:Month>July</b:Month>
    <b:Day>15</b:Day>
    <b:YearAccessed>2019</b:YearAccessed>
    <b:MonthAccessed>August</b:MonthAccessed>
    <b:DayAccessed>17</b:DayAccessed>
    <b:RefOrder>25</b:RefOrder>
  </b:Source>
  <b:Source>
    <b:Tag>Mac19</b:Tag>
    <b:SourceType>InternetSite</b:SourceType>
    <b:Guid>{5A0F85D3-AA32-5F48-A0A0-81BD6BECEFB6}</b:Guid>
    <b:Author>
      <b:Author>
        <b:Corporate>Macrotrends</b:Corporate>
      </b:Author>
    </b:Author>
    <b:Title>Apple Revenue 2006-2019 | AAPL</b:Title>
    <b:URL>https://www.macrotrends.net/stocks/charts/AAPL/apple/revenue</b:URL>
    <b:Year>2019</b:Year>
    <b:YearAccessed>2019</b:YearAccessed>
    <b:MonthAccessed>August</b:MonthAccessed>
    <b:DayAccessed>14</b:DayAccessed>
    <b:RefOrder>26</b:RefOrder>
  </b:Source>
  <b:Source>
    <b:Tag>Rus19</b:Tag>
    <b:SourceType>InternetSite</b:SourceType>
    <b:Guid>{12345A6A-C02B-2441-9F0C-38016015F3CC}</b:Guid>
    <b:Title>Huawei books $8.8B profit for 2018 as consumer devices become top moneymaker</b:Title>
    <b:URL>https://techcrunch.com/2019/03/29/huawei-books-8-8b-profit-for-2018/</b:URL>
    <b:Year>2019</b:Year>
    <b:Month>March</b:Month>
    <b:Day>29</b:Day>
    <b:YearAccessed>2019</b:YearAccessed>
    <b:MonthAccessed>August</b:MonthAccessed>
    <b:DayAccessed>14</b:DayAccessed>
    <b:Author>
      <b:Author>
        <b:NameList>
          <b:Person>
            <b:Last>Russell</b:Last>
            <b:First>Jon</b:First>
          </b:Person>
        </b:NameList>
      </b:Author>
    </b:Author>
    <b:RefOrder>27</b:RefOrder>
  </b:Source>
  <b:Source>
    <b:Tag>Zha19</b:Tag>
    <b:SourceType>InternetSite</b:SourceType>
    <b:Guid>{E82EEAF6-E0E4-E748-877A-AA54384C59A5}</b:Guid>
    <b:Title>A Closer Look at Xiaomi’s 2018 Annual Results</b:Title>
    <b:URL>https://www.counterpointresearch.com/closer-look-xiaomis-2018-annual-results/</b:URL>
    <b:Year>2019</b:Year>
    <b:Month>April</b:Month>
    <b:Day>1</b:Day>
    <b:YearAccessed>2019</b:YearAccessed>
    <b:MonthAccessed>August</b:MonthAccessed>
    <b:DayAccessed>14</b:DayAccessed>
    <b:Author>
      <b:Author>
        <b:NameList>
          <b:Person>
            <b:Last>Zhang</b:Last>
            <b:First>Mengmeng</b:First>
          </b:Person>
        </b:NameList>
      </b:Author>
    </b:Author>
    <b:RefOrder>29</b:RefOrder>
  </b:Source>
  <b:Source>
    <b:Tag>Gar19</b:Tag>
    <b:SourceType>InternetSite</b:SourceType>
    <b:Guid>{32F1D196-B453-5C43-96C1-6892D8A9BF51}</b:Guid>
    <b:Author>
      <b:Author>
        <b:Corporate>Garmin</b:Corporate>
      </b:Author>
    </b:Author>
    <b:Title>Garmin reports fiscal year 2018 revenue and strong operating income growth; proposes dividend increase </b:Title>
    <b:URL>https://www8.garmin.com/aboutGarmin/invRelations/releases/2018_Q4_Press_Release.pdf</b:URL>
    <b:Year>2019</b:Year>
    <b:Month>February</b:Month>
    <b:Day>20</b:Day>
    <b:YearAccessed>2019</b:YearAccessed>
    <b:MonthAccessed>August</b:MonthAccessed>
    <b:DayAccessed>13</b:DayAccessed>
    <b:RefOrder>30</b:RefOrder>
  </b:Source>
  <b:Source>
    <b:Tag>Fit19</b:Tag>
    <b:SourceType>InternetSite</b:SourceType>
    <b:Guid>{7B6AB6E4-E082-4940-A195-FE830E9514EE}</b:Guid>
    <b:Author>
      <b:Author>
        <b:Corporate>Fitbit</b:Corporate>
      </b:Author>
    </b:Author>
    <b:Title>Fitbit Reports $571 Million Q4’18 Revenue and $1.51 Billion FY’18 Revenue</b:Title>
    <b:URL>https://investor.fitbit.com/press/press-releases/press-release-details/2019/Fitbit-Reports-571-Million-Q418-Revenue-and-151-Billion-FY18-Revenue/</b:URL>
    <b:Year>2019</b:Year>
    <b:Month>FebruRY</b:Month>
    <b:Day>27</b:Day>
    <b:YearAccessed>2019</b:YearAccessed>
    <b:MonthAccessed>August</b:MonthAccessed>
    <b:DayAccessed>13</b:DayAccessed>
    <b:RefOrder>31</b:RefOrder>
  </b:Source>
  <b:Source>
    <b:Tag>Bus19</b:Tag>
    <b:SourceType>InternetSite</b:SourceType>
    <b:Guid>{D4007D3C-AD66-D64D-8FF5-4C4CD0F387CC}</b:Guid>
    <b:Author>
      <b:Author>
        <b:NameList>
          <b:Person>
            <b:Last>Bush</b:Last>
            <b:First>Thomas</b:First>
          </b:Person>
        </b:NameList>
      </b:Author>
    </b:Author>
    <b:Title>SWOT Analysis of Huawei: Tackling Competition in Smartphone Market</b:Title>
    <b:URL>https://pestleanalysis.com/swot-analysis-of-huawei/</b:URL>
    <b:Year>2019</b:Year>
    <b:Month>April</b:Month>
    <b:Day>12</b:Day>
    <b:YearAccessed>2019</b:YearAccessed>
    <b:MonthAccessed>August</b:MonthAccessed>
    <b:DayAccessed>13</b:DayAccessed>
    <b:RefOrder>33</b:RefOrder>
  </b:Source>
  <b:Source>
    <b:Tag>Fos19</b:Tag>
    <b:SourceType>InternetSite</b:SourceType>
    <b:Guid>{C10BDE37-6B92-6E4D-AEE9-D053927455B9}</b:Guid>
    <b:Title>Fossil SWOT Analysis, Competitors &amp; USP</b:Title>
    <b:URL>https://www.mbaskool.com/brandguide/lifestyle-and-retail/3012-fossil.html</b:URL>
    <b:YearAccessed>2019</b:YearAccessed>
    <b:MonthAccessed>August</b:MonthAccessed>
    <b:DayAccessed>15</b:DayAccessed>
    <b:Author>
      <b:Author>
        <b:Corporate>MBA Skool</b:Corporate>
      </b:Author>
    </b:Author>
    <b:RefOrder>32</b:RefOrder>
  </b:Source>
  <b:Source>
    <b:Tag>Bha19</b:Tag>
    <b:SourceType>InternetSite</b:SourceType>
    <b:Guid>{446F8B94-639E-944E-8969-654D036D6FDD}</b:Guid>
    <b:Title>SWOT analysis of Xiaomi</b:Title>
    <b:URL>https://www.marketing91.com/swot-analysis-of-xiaomi/</b:URL>
    <b:Year>2019</b:Year>
    <b:Month>January</b:Month>
    <b:Day>4</b:Day>
    <b:YearAccessed>2019</b:YearAccessed>
    <b:MonthAccessed>August</b:MonthAccessed>
    <b:DayAccessed>14</b:DayAccessed>
    <b:Author>
      <b:Author>
        <b:NameList>
          <b:Person>
            <b:Last>Bhasin</b:Last>
            <b:First>Hitesh</b:First>
          </b:Person>
        </b:NameList>
      </b:Author>
    </b:Author>
    <b:RefOrder>28</b:RefOrder>
  </b:Source>
  <b:Source>
    <b:Tag>IDC19</b:Tag>
    <b:SourceType>InternetSite</b:SourceType>
    <b:Guid>{C1801EB9-AA3E-5C43-AA5B-5E95662BD66F}</b:Guid>
    <b:Author>
      <b:Author>
        <b:Corporate>IDC</b:Corporate>
      </b:Author>
    </b:Author>
    <b:Title>Market share of wearables unit shipments worldwide by vendor from 1Q'14 to 4Q'18</b:Title>
    <b:URL>https://www-statista-com.libproxy.berkeley.edu/statistics/435944/quarterly-wearables-shipments-worldwide-market-share-by-vendor/</b:URL>
    <b:Year>2019</b:Year>
    <b:Month>March</b:Month>
    <b:Day>8</b:Day>
    <b:YearAccessed>2019</b:YearAccessed>
    <b:MonthAccessed>August</b:MonthAccessed>
    <b:DayAccessed>11</b:DayAccessed>
    <b:InternetSiteTitle>Statistica</b:InternetSiteTitle>
    <b:RefOrder>34</b:RefOrder>
  </b:Source>
  <b:Source>
    <b:Tag>Car18</b:Tag>
    <b:SourceType>InternetSite</b:SourceType>
    <b:Guid>{37CBFC3F-1B2E-B941-995E-BE6F7531ED95}</b:Guid>
    <b:Author>
      <b:Author>
        <b:NameList>
          <b:Person>
            <b:Last>Carman</b:Last>
            <b:First>Ashley</b:First>
          </b:Person>
        </b:NameList>
      </b:Author>
    </b:Author>
    <b:Title>North is trying to become the Warby Parker of augmented reality glasses</b:Title>
    <b:URL>https://www.theverge.com/circuitbreaker/2018/10/23/18010468/north-focals-glasses-thalmic-labs</b:URL>
    <b:Year>2018</b:Year>
    <b:Month>October</b:Month>
    <b:Day>23</b:Day>
    <b:YearAccessed>2019</b:YearAccessed>
    <b:MonthAccessed>August</b:MonthAccessed>
    <b:DayAccessed>13</b:DayAccessed>
    <b:RefOrder>35</b:RefOrder>
  </b:Source>
  <b:Source>
    <b:Tag>Olo19</b:Tag>
    <b:SourceType>Report</b:SourceType>
    <b:Guid>{2B3EA7E3-2B37-C841-88CB-95D97C44FAB1}</b:Guid>
    <b:Title>Consumer Electronics Report 2019: Statista Consumer Market Outlook – Market Report</b:Title>
    <b:Year>July 2019</b:Year>
    <b:Author>
      <b:Author>
        <b:NameList>
          <b:Person>
            <b:Last>Oloruntoba</b:Last>
            <b:First>Ayodeji</b:First>
          </b:Person>
        </b:NameList>
      </b:Author>
    </b:Author>
    <b:Publisher>Statistica</b:Publisher>
    <b:RefOrder>8</b:RefOrder>
  </b:Source>
  <b:Source>
    <b:Tag>Nor19</b:Tag>
    <b:SourceType>InternetSite</b:SourceType>
    <b:Guid>{88F09A03-DEE3-A94F-BE7E-460434A0BD76}</b:Guid>
    <b:Title>About Us</b:Title>
    <b:Author>
      <b:Author>
        <b:Corporate>North</b:Corporate>
      </b:Author>
    </b:Author>
    <b:URL>https://www.bynorth.com/about</b:URL>
    <b:YearAccessed>2019</b:YearAccessed>
    <b:MonthAccessed>August</b:MonthAccessed>
    <b:DayAccessed>25</b:DayAccessed>
    <b:RefOrder>1</b:RefOrder>
  </b:Source>
  <b:Source>
    <b:Tag>Goo18</b:Tag>
    <b:SourceType>InternetSite</b:SourceType>
    <b:Guid>{2515900F-3B34-6E40-BC31-FD2D61883384}</b:Guid>
    <b:Author>
      <b:Author>
        <b:NameList>
          <b:Person>
            <b:Last>Goode</b:Last>
            <b:First>Lauren</b:First>
          </b:Person>
        </b:NameList>
      </b:Author>
    </b:Author>
    <b:Title>Are Focals the Smart Glasses You’ll Finally Want To Wear?</b:Title>
    <b:URL>https://www.wired.com/story/focals-smart-glasses-with-alexa/</b:URL>
    <b:Year>2018</b:Year>
    <b:Month>October</b:Month>
    <b:Day>23</b:Day>
    <b:YearAccessed>2019</b:YearAccessed>
    <b:MonthAccessed>August</b:MonthAccessed>
    <b:DayAccessed>24</b:DayAccessed>
    <b:RefOrder>3</b:RefOrder>
  </b:Source>
  <b:Source>
    <b:Tag>Cal19</b:Tag>
    <b:SourceType>InternetSite</b:SourceType>
    <b:Guid>{9C4C1D32-7A54-2745-89AB-C2A6BD6BE80F}</b:Guid>
    <b:Author>
      <b:Author>
        <b:NameList>
          <b:Person>
            <b:Last>Caldwell</b:Last>
            <b:First>Brian</b:First>
          </b:Person>
        </b:NameList>
      </b:Author>
    </b:Author>
    <b:Title>Waterloo Stories</b:Title>
    <b:URL>https://uwaterloo.ca/stories/326m-federal-funding-new-engineering-7-building</b:URL>
    <b:YearAccessed>2019</b:YearAccessed>
    <b:MonthAccessed>August</b:MonthAccessed>
    <b:DayAccessed>26</b:DayAccessed>
    <b:Year>2017</b:Year>
    <b:Month>January</b:Month>
    <b:Day>12</b:Day>
    <b:RefOrder>2</b:RefOrder>
  </b:Source>
  <b:Source>
    <b:Tag>Fit191</b:Tag>
    <b:SourceType>InternetSite</b:SourceType>
    <b:Guid>{80AF7168-FCC4-574D-A7AA-9AE30B20F8C0}</b:Guid>
    <b:Title>Fitbit Charge 3™ Advanced Fitness Tracker</b:Title>
    <b:Author>
      <b:Author>
        <b:Corporate>Fitbit</b:Corporate>
      </b:Author>
    </b:Author>
    <b:URL>https://www.fitbit.com/shop/charge3</b:URL>
    <b:YearAccessed>2019</b:YearAccessed>
    <b:MonthAccessed>August</b:MonthAccessed>
    <b:DayAccessed>26</b:DayAccessed>
    <b:RefOrder>41</b:RefOrder>
  </b:Source>
  <b:Source>
    <b:Tag>App19</b:Tag>
    <b:SourceType>InternetSite</b:SourceType>
    <b:Guid>{09A2D322-31CD-6B48-8EDF-E3444386BC4E}</b:Guid>
    <b:Author>
      <b:Author>
        <b:Corporate>Apple</b:Corporate>
      </b:Author>
    </b:Author>
    <b:Title>Apple Watch Series 4</b:Title>
    <b:URL>https://www.apple.com/apple-watch-series-4/</b:URL>
    <b:YearAccessed>2019</b:YearAccessed>
    <b:MonthAccessed>August</b:MonthAccessed>
    <b:DayAccessed>26</b:DayAccessed>
    <b:RefOrder>42</b:RefOrder>
  </b:Source>
  <b:Source>
    <b:Tag>App191</b:Tag>
    <b:SourceType>InternetSite</b:SourceType>
    <b:Guid>{85F9B95B-9D36-8048-9E02-6068C81849BF}</b:Guid>
    <b:Author>
      <b:Author>
        <b:Corporate>Apple</b:Corporate>
      </b:Author>
    </b:Author>
    <b:Title>AirPods</b:Title>
    <b:URL>https://www.apple.com/airpods/</b:URL>
    <b:YearAccessed>2019</b:YearAccessed>
    <b:MonthAccessed>August</b:MonthAccessed>
    <b:DayAccessed>26</b:DayAccessed>
    <b:RefOrder>43</b:RefOrder>
  </b:Source>
  <b:Source>
    <b:Tag>Vuz19</b:Tag>
    <b:SourceType>InternetSite</b:SourceType>
    <b:Guid>{932D0BD9-E904-174D-B576-75725A1C734F}</b:Guid>
    <b:Author>
      <b:Author>
        <b:Corporate>Vuzix</b:Corporate>
      </b:Author>
    </b:Author>
    <b:Title>Vuzix Blade Smart Glasses</b:Title>
    <b:URL>https://www.vuzix.com/products/blade-smart-glasses</b:URL>
    <b:YearAccessed>2019</b:YearAccessed>
    <b:MonthAccessed>August</b:MonthAccessed>
    <b:DayAccessed>26</b:DayAccessed>
    <b:RefOrder>46</b:RefOrder>
  </b:Source>
  <b:Source>
    <b:Tag>Ocu19</b:Tag>
    <b:SourceType>InternetSite</b:SourceType>
    <b:Guid>{327BB931-2235-8744-A658-9F4D2E2928D5}</b:Guid>
    <b:Author>
      <b:Author>
        <b:Corporate>Oculus</b:Corporate>
      </b:Author>
    </b:Author>
    <b:Title>Oculus Quest</b:Title>
    <b:URL>https://www.oculus.com/quest/?locale=en_US</b:URL>
    <b:YearAccessed>2019</b:YearAccessed>
    <b:MonthAccessed>August</b:MonthAccessed>
    <b:DayAccessed>26</b:DayAccessed>
    <b:RefOrder>44</b:RefOrder>
  </b:Source>
  <b:Source>
    <b:Tag>Ste19</b:Tag>
    <b:SourceType>InternetSite</b:SourceType>
    <b:Guid>{04D9D1F7-016F-3941-88A8-D2539606234E}</b:Guid>
    <b:Title>The best VR headsets for 2019</b:Title>
    <b:URL>https://www.cnet.com/news/the-best-vr-headsets-in-2019/</b:URL>
    <b:Year>2019</b:Year>
    <b:Month>August</b:Month>
    <b:Day>21</b:Day>
    <b:YearAccessed>2019</b:YearAccessed>
    <b:MonthAccessed>August</b:MonthAccessed>
    <b:DayAccessed>26</b:DayAccessed>
    <b:Author>
      <b:Author>
        <b:NameList>
          <b:Person>
            <b:Last>Stein</b:Last>
            <b:First>Scott</b:First>
          </b:Person>
          <b:Person>
            <b:Last>Goldman</b:Last>
            <b:First>Joshua</b:First>
          </b:Person>
        </b:NameList>
      </b:Author>
    </b:Author>
    <b:RefOrder>45</b:RefOrder>
  </b:Source>
  <b:Source>
    <b:Tag>ODo18</b:Tag>
    <b:SourceType>Report</b:SourceType>
    <b:Guid>{F8358E44-79E7-5142-B1AB-9FC10A1E899F}</b:Guid>
    <b:Title>Wearable Technology US, December 2018</b:Title>
    <b:Year>2018</b:Year>
    <b:Author>
      <b:Author>
        <b:NameList>
          <b:Person>
            <b:Last>O'Donnell</b:Last>
            <b:First>Fiona</b:First>
          </b:Person>
        </b:NameList>
      </b:Author>
    </b:Author>
    <b:Publisher>Mintel Group Ltd.</b:Publisher>
    <b:RefOrder>36</b:RefOrder>
  </b:Source>
  <b:Source>
    <b:Tag>Smi19</b:Tag>
    <b:SourceType>Report</b:SourceType>
    <b:Guid>{4886EC49-3387-CC42-8222-53EE31D1A771}</b:Guid>
    <b:Author>
      <b:Author>
        <b:NameList>
          <b:Person>
            <b:Last>Smith</b:Last>
            <b:First>Diana</b:First>
          </b:Person>
        </b:NameList>
      </b:Author>
    </b:Author>
    <b:Title>Electronics Retailing - US - April 2019</b:Title>
    <b:Publisher>Mintel Group Ltd.</b:Publisher>
    <b:Year>2019</b:Year>
    <b:RefOrder>38</b:RefOrder>
  </b:Source>
  <b:Source>
    <b:Tag>P</b:Tag>
    <b:SourceType>Report</b:SourceType>
    <b:Guid>{01859B39-6ECD-014B-B47A-0FEBFD789712}</b:Guid>
    <b:Author>
      <b:Author>
        <b:NameList>
          <b:Person>
            <b:Last>Petrock</b:Last>
            <b:First>Victoria</b:First>
          </b:Person>
        </b:NameList>
      </b:Author>
    </b:Author>
    <b:Title>Virtual and Augmented Reality Users 2019: VR Slows as AR Grows</b:Title>
    <b:Publisher>eMarketer Inc.</b:Publisher>
    <b:Year>2019</b:Year>
    <b:RefOrder>39</b:RefOrder>
  </b:Source>
  <b:Source>
    <b:Tag>deL19</b:Tag>
    <b:SourceType>InternetSite</b:SourceType>
    <b:Guid>{9D87A14F-5CDA-9F47-BDA2-EB48816BDD1E}</b:Guid>
    <b:Title>North Focals smartglasses: Everything you need to know</b:Title>
    <b:Year>2019</b:Year>
    <b:Author>
      <b:Author>
        <b:NameList>
          <b:Person>
            <b:Last>de Looper</b:Last>
            <b:First>Christian</b:First>
          </b:Person>
        </b:NameList>
      </b:Author>
    </b:Author>
    <b:URL>https://www.digitaltrends.com/wearables/north-focals-news/</b:URL>
    <b:Month>June</b:Month>
    <b:Day>6</b:Day>
    <b:YearAccessed>2019</b:YearAccessed>
    <b:MonthAccessed>August</b:MonthAccessed>
    <b:DayAccessed>22</b:DayAccessed>
    <b:RefOrder>54</b:RefOrder>
  </b:Source>
  <b:Source>
    <b:Tag>Nor191</b:Tag>
    <b:SourceType>InternetSite</b:SourceType>
    <b:Guid>{AE3F9219-62A8-544E-9453-9DC68661F91F}</b:Guid>
    <b:Author>
      <b:Author>
        <b:Corporate>North</b:Corporate>
      </b:Author>
    </b:Author>
    <b:Title>What materials are Focals made of?</b:Title>
    <b:URL>https://support.bynorth.com/hc/en-us/articles/360017517272-What-materials-are-Focals-made-of-</b:URL>
    <b:YearAccessed>2019</b:YearAccessed>
    <b:MonthAccessed>August</b:MonthAccessed>
    <b:DayAccessed>24</b:DayAccessed>
    <b:RefOrder>49</b:RefOrder>
  </b:Source>
  <b:Source>
    <b:Tag>LiT19</b:Tag>
    <b:SourceType>InternetSite</b:SourceType>
    <b:Guid>{EB4A2769-6606-DC43-87B8-EC29979AFBAF}</b:Guid>
    <b:Author>
      <b:Author>
        <b:NameList>
          <b:Person>
            <b:Last>Li</b:Last>
            <b:First>Tom</b:First>
          </b:Person>
        </b:NameList>
      </b:Author>
    </b:Author>
    <b:Title>North Focals review: an impressive and stylish try at smart glasses</b:Title>
    <b:URL>https://channeldailynews.com/news/north-focals-review-an-impressive-and-stylish-try-at-smart-glasses/64279</b:URL>
    <b:Year>2019</b:Year>
    <b:Month>Februrary</b:Month>
    <b:Day>12</b:Day>
    <b:YearAccessed>2019</b:YearAccessed>
    <b:MonthAccessed>August24</b:MonthAccessed>
    <b:RefOrder>50</b:RefOrder>
  </b:Source>
  <b:Source>
    <b:Tag>Gol18</b:Tag>
    <b:SourceType>InternetSite</b:SourceType>
    <b:Guid>{D99B0E75-9AD3-C44B-A918-F55EC2BE7FA6}</b:Guid>
    <b:Author>
      <b:Author>
        <b:NameList>
          <b:Person>
            <b:Last>Golightly</b:Last>
            <b:First>Daniel</b:First>
          </b:Person>
        </b:NameList>
      </b:Author>
    </b:Author>
    <b:Title>Amazon Alexa-Enhanced North Focals Glasses Are Up For Pre-Order Now</b:Title>
    <b:URL>https://www.androidheadlines.com/2018/10/amazon-alexa-north-focals-glasses-pre-order.html</b:URL>
    <b:Year>2018</b:Year>
    <b:Month>October</b:Month>
    <b:Day>26</b:Day>
    <b:YearAccessed>2019</b:YearAccessed>
    <b:MonthAccessed>August</b:MonthAccessed>
    <b:DayAccessed>25</b:DayAccessed>
    <b:RefOrder>48</b:RefOrder>
  </b:Source>
  <b:Source>
    <b:Tag>Nor192</b:Tag>
    <b:SourceType>InternetSite</b:SourceType>
    <b:Guid>{00C4668E-BFBB-D743-B710-18DCA261B1B2}</b:Guid>
    <b:Author>
      <b:Author>
        <b:Corporate>North</b:Corporate>
      </b:Author>
    </b:Author>
    <b:Title>Technology</b:Title>
    <b:URL>https://www.bynorth.com/tech</b:URL>
    <b:YearAccessed>2019</b:YearAccessed>
    <b:MonthAccessed>August</b:MonthAccessed>
    <b:DayAccessed>24</b:DayAccessed>
    <b:RefOrder>47</b:RefOrder>
  </b:Source>
  <b:Source>
    <b:Tag>Mor18</b:Tag>
    <b:SourceType>Report</b:SourceType>
    <b:Guid>{72645F4B-1F46-4C43-9BB9-D4846F2944E5}</b:Guid>
    <b:Title>Global Smart Wearables Market</b:Title>
    <b:Year>2018</b:Year>
    <b:Author>
      <b:Author>
        <b:Corporate>Mordor Intelligence</b:Corporate>
      </b:Author>
    </b:Author>
    <b:Publisher>Mordor Intelligence</b:Publisher>
    <b:City>Hyderabad</b:City>
    <b:RefOrder>40</b:RefOrder>
  </b:Source>
  <b:Source>
    <b:Tag>Gra18</b:Tag>
    <b:SourceType>Report</b:SourceType>
    <b:Guid>{D830A6F3-FB93-E842-93AE-FA3E29811D6B}</b:Guid>
    <b:Author>
      <b:Author>
        <b:Corporate>Grand View Research Inc.</b:Corporate>
      </b:Author>
    </b:Author>
    <b:Title>Wearable Technology Market Analysis By Product (Wrist-Wear, Eye-Wear, Foot-wear, Neck-Wear, Body-Wear), By Application (Fitness &amp; Wellness, Healthcare, Infotainment, Defense, Enterprise &amp; Industrial) And Segment Forecasts To 2022</b:Title>
    <b:Publisher>Grand View Research Inc.</b:Publisher>
    <b:City>San Francisco</b:City>
    <b:Year>2018</b:Year>
    <b:RefOrder>37</b:RefOrder>
  </b:Source>
  <b:Source>
    <b:Tag>Nor193</b:Tag>
    <b:SourceType>InternetSite</b:SourceType>
    <b:Guid>{BCD735E7-5BEF-8745-878D-43F249D23591}</b:Guid>
    <b:Title>Focals. Smart glasses that put fashion first.</b:Title>
    <b:Author>
      <b:Author>
        <b:Corporate>North</b:Corporate>
      </b:Author>
    </b:Author>
    <b:URL>https://www.bynorth.com/</b:URL>
    <b:YearAccessed>2019</b:YearAccessed>
    <b:MonthAccessed>July</b:MonthAccessed>
    <b:DayAccessed>18</b:DayAccessed>
    <b:RefOrder>52</b:RefOrder>
  </b:Source>
  <b:Source>
    <b:Tag>Gut18</b:Tag>
    <b:SourceType>InternetSite</b:SourceType>
    <b:Guid>{EF2606D2-A1DB-444A-9F05-6EAD2AC71068}</b:Guid>
    <b:Author>
      <b:Author>
        <b:NameList>
          <b:Person>
            <b:Last>Guttag</b:Last>
            <b:First>Karl</b:First>
          </b:Person>
        </b:NameList>
      </b:Author>
    </b:Author>
    <b:Title>North’s Focals LBS AR Glasses Overview</b:Title>
    <b:URL>https://www.kguttag.com/2018/10/25/norths-focals-laser-beam-scanning-ar-glasses-color-intel-vaunt/</b:URL>
    <b:Year>2018</b:Year>
    <b:Month>October</b:Month>
    <b:Day>25</b:Day>
    <b:YearAccessed>2019</b:YearAccessed>
    <b:MonthAccessed>August</b:MonthAccessed>
    <b:DayAccessed>24</b:DayAccessed>
    <b:RefOrder>51</b:RefOrder>
  </b:Source>
  <b:Source>
    <b:Tag>Boh18</b:Tag>
    <b:SourceType>InternetSite</b:SourceType>
    <b:Guid>{91AFBAC6-9944-0342-AFB1-2FFB08C45A80}</b:Guid>
    <b:Author>
      <b:Author>
        <b:NameList>
          <b:Person>
            <b:Last>Bohn</b:Last>
            <b:First>Dieter</b:First>
          </b:Person>
        </b:NameList>
      </b:Author>
    </b:Author>
    <b:Title>North has acquired the patents and tech behind Intel’s Vaunt AR glasses</b:Title>
    <b:URL>https://www.theverge.com/2018/12/17/18144221/north-focals-intel-vaunt-patents-ar-glasses</b:URL>
    <b:Year>2018</b:Year>
    <b:Month>December</b:Month>
    <b:Day>17</b:Day>
    <b:YearAccessed>2019</b:YearAccessed>
    <b:MonthAccessed>August</b:MonthAccessed>
    <b:DayAccessed>26</b:DayAccessed>
    <b:RefOrder>53</b:RefOrder>
  </b:Source>
</b:Sources>
</file>

<file path=customXml/itemProps1.xml><?xml version="1.0" encoding="utf-8"?>
<ds:datastoreItem xmlns:ds="http://schemas.openxmlformats.org/officeDocument/2006/customXml" ds:itemID="{885FDFBB-97BA-5F4B-BA7D-4DD384C2C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7588</Words>
  <Characters>43257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East Bay Municipal Utility District</Company>
  <LinksUpToDate>false</LinksUpToDate>
  <CharactersWithSpaces>50744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Headley</dc:creator>
  <cp:keywords/>
  <cp:lastModifiedBy>Christina Headley</cp:lastModifiedBy>
  <cp:revision>2</cp:revision>
  <cp:lastPrinted>2019-08-20T03:32:00Z</cp:lastPrinted>
  <dcterms:created xsi:type="dcterms:W3CDTF">2020-01-14T20:52:00Z</dcterms:created>
  <dcterms:modified xsi:type="dcterms:W3CDTF">2020-01-14T20:52:00Z</dcterms:modified>
</cp:coreProperties>
</file>